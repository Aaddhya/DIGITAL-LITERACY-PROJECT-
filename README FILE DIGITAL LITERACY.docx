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BA66" w14:textId="51603DA0" w:rsidR="00594DB0" w:rsidRDefault="00A8452D" w:rsidP="00A01F73">
      <w:pPr>
        <w:jc w:val="center"/>
        <w:rPr>
          <w:rFonts w:ascii="Arial" w:hAnsi="Arial" w:cs="Arial"/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74290B59" wp14:editId="69F6AE60">
            <wp:extent cx="6307243" cy="3454171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397" cy="3476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C7D8E" w14:textId="77777777" w:rsidR="00594DB0" w:rsidRDefault="00594DB0" w:rsidP="00A8452D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6F800653" w14:textId="654CE8C2" w:rsidR="0052757E" w:rsidRDefault="00A01F73" w:rsidP="00A8452D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4B4B1C">
        <w:rPr>
          <w:rFonts w:ascii="Arial" w:hAnsi="Arial" w:cs="Arial"/>
          <w:b/>
          <w:bCs/>
          <w:sz w:val="56"/>
          <w:szCs w:val="56"/>
        </w:rPr>
        <w:t>CSE0001 – Digital Literacy</w:t>
      </w:r>
    </w:p>
    <w:p w14:paraId="05D1D404" w14:textId="016255F4" w:rsidR="00594DB0" w:rsidRDefault="007B2680" w:rsidP="00A01F73">
      <w:pPr>
        <w:jc w:val="center"/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README </w:t>
      </w:r>
      <w:r w:rsidR="00594DB0">
        <w:rPr>
          <w:rFonts w:ascii="Arial" w:hAnsi="Arial" w:cs="Arial"/>
          <w:b/>
          <w:bCs/>
          <w:sz w:val="56"/>
          <w:szCs w:val="56"/>
        </w:rPr>
        <w:t xml:space="preserve">FILE </w:t>
      </w:r>
      <w:r w:rsidR="000257FD">
        <w:rPr>
          <w:rFonts w:ascii="Arial" w:hAnsi="Arial" w:cs="Arial"/>
          <w:b/>
          <w:bCs/>
          <w:sz w:val="56"/>
          <w:szCs w:val="56"/>
        </w:rPr>
        <w:t xml:space="preserve"> </w:t>
      </w:r>
    </w:p>
    <w:p w14:paraId="500C93E0" w14:textId="77777777" w:rsidR="000257FD" w:rsidRDefault="000257FD" w:rsidP="00A01F73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3053E178" w14:textId="77777777" w:rsidR="000257FD" w:rsidRDefault="000257FD" w:rsidP="00A01F73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3ED0D56D" w14:textId="77777777" w:rsidR="000257FD" w:rsidRPr="008B6F41" w:rsidRDefault="000257FD" w:rsidP="00A01F73">
      <w:pPr>
        <w:jc w:val="center"/>
        <w:rPr>
          <w:rFonts w:ascii="Arial" w:hAnsi="Arial" w:cs="Arial"/>
          <w:sz w:val="56"/>
          <w:szCs w:val="56"/>
        </w:rPr>
      </w:pPr>
    </w:p>
    <w:p w14:paraId="1E18CECF" w14:textId="1E93BD5E" w:rsidR="008A31B5" w:rsidRPr="008B6F41" w:rsidRDefault="000257FD" w:rsidP="000257FD">
      <w:pPr>
        <w:jc w:val="right"/>
        <w:rPr>
          <w:rFonts w:ascii="Arial" w:hAnsi="Arial" w:cs="Arial"/>
          <w:sz w:val="56"/>
          <w:szCs w:val="56"/>
        </w:rPr>
      </w:pPr>
      <w:r w:rsidRPr="008B6F41">
        <w:rPr>
          <w:rFonts w:ascii="Arial" w:hAnsi="Arial" w:cs="Arial"/>
          <w:sz w:val="56"/>
          <w:szCs w:val="56"/>
        </w:rPr>
        <w:tab/>
        <w:t>N</w:t>
      </w:r>
      <w:r w:rsidR="008A31B5" w:rsidRPr="008B6F41">
        <w:rPr>
          <w:rFonts w:ascii="Arial" w:hAnsi="Arial" w:cs="Arial"/>
          <w:sz w:val="56"/>
          <w:szCs w:val="56"/>
        </w:rPr>
        <w:t>am</w:t>
      </w:r>
      <w:r w:rsidR="008B6F41" w:rsidRPr="008B6F41">
        <w:rPr>
          <w:rFonts w:ascii="Arial" w:hAnsi="Arial" w:cs="Arial"/>
          <w:sz w:val="56"/>
          <w:szCs w:val="56"/>
        </w:rPr>
        <w:t>e</w:t>
      </w:r>
      <w:r w:rsidRPr="008B6F41">
        <w:rPr>
          <w:rFonts w:ascii="Arial" w:hAnsi="Arial" w:cs="Arial"/>
          <w:sz w:val="56"/>
          <w:szCs w:val="56"/>
        </w:rPr>
        <w:t xml:space="preserve">: </w:t>
      </w:r>
      <w:r w:rsidR="008A31B5" w:rsidRPr="008B6F41">
        <w:rPr>
          <w:rFonts w:ascii="Arial" w:hAnsi="Arial" w:cs="Arial"/>
          <w:sz w:val="56"/>
          <w:szCs w:val="56"/>
        </w:rPr>
        <w:t xml:space="preserve">AADDHYA TIWARI </w:t>
      </w:r>
    </w:p>
    <w:p w14:paraId="4654E497" w14:textId="7F57E450" w:rsidR="000257FD" w:rsidRDefault="008A31B5" w:rsidP="000257FD">
      <w:pPr>
        <w:jc w:val="right"/>
        <w:rPr>
          <w:rFonts w:ascii="Arial" w:hAnsi="Arial" w:cs="Arial"/>
          <w:b/>
          <w:bCs/>
          <w:sz w:val="56"/>
          <w:szCs w:val="56"/>
        </w:rPr>
      </w:pPr>
      <w:r w:rsidRPr="008B6F41">
        <w:rPr>
          <w:rFonts w:ascii="Arial" w:hAnsi="Arial" w:cs="Arial"/>
          <w:sz w:val="56"/>
          <w:szCs w:val="56"/>
        </w:rPr>
        <w:t>Registration No</w:t>
      </w:r>
      <w:r w:rsidR="008B6F41" w:rsidRPr="008B6F41">
        <w:rPr>
          <w:rFonts w:ascii="Arial" w:hAnsi="Arial" w:cs="Arial"/>
          <w:sz w:val="56"/>
          <w:szCs w:val="56"/>
        </w:rPr>
        <w:t>:25BCE11205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</w:p>
    <w:p w14:paraId="31F49119" w14:textId="77777777" w:rsidR="008A31B5" w:rsidRDefault="008A31B5" w:rsidP="000257FD">
      <w:pPr>
        <w:jc w:val="right"/>
        <w:rPr>
          <w:rFonts w:ascii="Arial" w:hAnsi="Arial" w:cs="Arial"/>
          <w:b/>
          <w:bCs/>
          <w:sz w:val="56"/>
          <w:szCs w:val="56"/>
        </w:rPr>
      </w:pPr>
    </w:p>
    <w:p w14:paraId="788660A3" w14:textId="25F4AF12" w:rsidR="00CD1079" w:rsidRPr="004776E7" w:rsidRDefault="0029306C" w:rsidP="004776E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40"/>
          <w:szCs w:val="40"/>
          <w:u w:val="single"/>
        </w:rPr>
      </w:pPr>
      <w:r w:rsidRPr="004776E7">
        <w:rPr>
          <w:rFonts w:ascii="Arial" w:hAnsi="Arial" w:cs="Arial"/>
          <w:b/>
          <w:bCs/>
          <w:sz w:val="40"/>
          <w:szCs w:val="40"/>
          <w:u w:val="single"/>
        </w:rPr>
        <w:lastRenderedPageBreak/>
        <w:t xml:space="preserve">Project </w:t>
      </w:r>
      <w:r w:rsidR="00A73A14" w:rsidRPr="004776E7">
        <w:rPr>
          <w:rFonts w:ascii="Arial" w:hAnsi="Arial" w:cs="Arial"/>
          <w:b/>
          <w:bCs/>
          <w:sz w:val="40"/>
          <w:szCs w:val="40"/>
          <w:u w:val="single"/>
        </w:rPr>
        <w:t>overview: -</w:t>
      </w:r>
    </w:p>
    <w:p w14:paraId="02332D17" w14:textId="339C9706" w:rsidR="0029306C" w:rsidRDefault="00FC63E8" w:rsidP="0029306C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Project is that we are the </w:t>
      </w:r>
      <w:r w:rsidR="0029306C" w:rsidRPr="0029306C">
        <w:rPr>
          <w:rFonts w:ascii="Arial" w:hAnsi="Arial" w:cs="Arial"/>
          <w:sz w:val="40"/>
          <w:szCs w:val="40"/>
        </w:rPr>
        <w:t xml:space="preserve">Student Digital Ambassador at </w:t>
      </w:r>
      <w:r>
        <w:rPr>
          <w:rFonts w:ascii="Arial" w:hAnsi="Arial" w:cs="Arial"/>
          <w:sz w:val="40"/>
          <w:szCs w:val="40"/>
        </w:rPr>
        <w:t xml:space="preserve">our </w:t>
      </w:r>
      <w:r w:rsidR="0029306C" w:rsidRPr="0029306C">
        <w:rPr>
          <w:rFonts w:ascii="Arial" w:hAnsi="Arial" w:cs="Arial"/>
          <w:sz w:val="40"/>
          <w:szCs w:val="40"/>
        </w:rPr>
        <w:t xml:space="preserve">college. </w:t>
      </w:r>
      <w:r>
        <w:rPr>
          <w:rFonts w:ascii="Arial" w:hAnsi="Arial" w:cs="Arial"/>
          <w:sz w:val="40"/>
          <w:szCs w:val="40"/>
        </w:rPr>
        <w:t xml:space="preserve">Our </w:t>
      </w:r>
      <w:r w:rsidR="0029306C" w:rsidRPr="0029306C">
        <w:rPr>
          <w:rFonts w:ascii="Arial" w:hAnsi="Arial" w:cs="Arial"/>
          <w:sz w:val="40"/>
          <w:szCs w:val="40"/>
        </w:rPr>
        <w:t xml:space="preserve">role is to help </w:t>
      </w:r>
      <w:r w:rsidR="004B1EB3">
        <w:rPr>
          <w:rFonts w:ascii="Arial" w:hAnsi="Arial" w:cs="Arial"/>
          <w:sz w:val="40"/>
          <w:szCs w:val="40"/>
        </w:rPr>
        <w:t xml:space="preserve">our </w:t>
      </w:r>
      <w:r w:rsidR="0029306C" w:rsidRPr="0029306C">
        <w:rPr>
          <w:rFonts w:ascii="Arial" w:hAnsi="Arial" w:cs="Arial"/>
          <w:sz w:val="40"/>
          <w:szCs w:val="40"/>
        </w:rPr>
        <w:t xml:space="preserve">peers navigate the digital world — from creating professional online profiles, to communicating safely and responsibly online. </w:t>
      </w:r>
      <w:r w:rsidR="00152D54">
        <w:rPr>
          <w:rFonts w:ascii="Arial" w:hAnsi="Arial" w:cs="Arial"/>
          <w:sz w:val="40"/>
          <w:szCs w:val="40"/>
        </w:rPr>
        <w:t>5</w:t>
      </w:r>
      <w:r w:rsidR="00A66E08">
        <w:rPr>
          <w:rFonts w:ascii="Arial" w:hAnsi="Arial" w:cs="Arial"/>
          <w:sz w:val="40"/>
          <w:szCs w:val="40"/>
        </w:rPr>
        <w:t xml:space="preserve"> </w:t>
      </w:r>
      <w:r w:rsidR="00152D54">
        <w:rPr>
          <w:rFonts w:ascii="Arial" w:hAnsi="Arial" w:cs="Arial"/>
          <w:sz w:val="40"/>
          <w:szCs w:val="40"/>
        </w:rPr>
        <w:t xml:space="preserve">tasks are provided </w:t>
      </w:r>
      <w:r w:rsidR="00A66E08">
        <w:rPr>
          <w:rFonts w:ascii="Arial" w:hAnsi="Arial" w:cs="Arial"/>
          <w:sz w:val="40"/>
          <w:szCs w:val="40"/>
        </w:rPr>
        <w:t xml:space="preserve">one the bases of learnings </w:t>
      </w:r>
      <w:r w:rsidR="000F593F">
        <w:rPr>
          <w:rFonts w:ascii="Arial" w:hAnsi="Arial" w:cs="Arial"/>
          <w:sz w:val="40"/>
          <w:szCs w:val="40"/>
        </w:rPr>
        <w:t xml:space="preserve">gained from 5 modules of the digital </w:t>
      </w:r>
      <w:r w:rsidR="004776E7">
        <w:rPr>
          <w:rFonts w:ascii="Arial" w:hAnsi="Arial" w:cs="Arial"/>
          <w:sz w:val="40"/>
          <w:szCs w:val="40"/>
        </w:rPr>
        <w:t>literacy;</w:t>
      </w:r>
      <w:r w:rsidR="000F593F">
        <w:rPr>
          <w:rFonts w:ascii="Arial" w:hAnsi="Arial" w:cs="Arial"/>
          <w:sz w:val="40"/>
          <w:szCs w:val="40"/>
        </w:rPr>
        <w:t xml:space="preserve"> we have to complete specific tasks and write 150-200 words summary for the </w:t>
      </w:r>
      <w:r w:rsidR="004776E7">
        <w:rPr>
          <w:rFonts w:ascii="Arial" w:hAnsi="Arial" w:cs="Arial"/>
          <w:sz w:val="40"/>
          <w:szCs w:val="40"/>
        </w:rPr>
        <w:t>same. At</w:t>
      </w:r>
      <w:r w:rsidR="00231245">
        <w:rPr>
          <w:rFonts w:ascii="Arial" w:hAnsi="Arial" w:cs="Arial"/>
          <w:sz w:val="40"/>
          <w:szCs w:val="40"/>
        </w:rPr>
        <w:t xml:space="preserve"> </w:t>
      </w:r>
      <w:r w:rsidR="004776E7">
        <w:rPr>
          <w:rFonts w:ascii="Arial" w:hAnsi="Arial" w:cs="Arial"/>
          <w:sz w:val="40"/>
          <w:szCs w:val="40"/>
        </w:rPr>
        <w:t>last,</w:t>
      </w:r>
      <w:r w:rsidR="00231245">
        <w:rPr>
          <w:rFonts w:ascii="Arial" w:hAnsi="Arial" w:cs="Arial"/>
          <w:sz w:val="40"/>
          <w:szCs w:val="40"/>
        </w:rPr>
        <w:t xml:space="preserve"> create a </w:t>
      </w:r>
      <w:proofErr w:type="spellStart"/>
      <w:r w:rsidR="00231245">
        <w:rPr>
          <w:rFonts w:ascii="Arial" w:hAnsi="Arial" w:cs="Arial"/>
          <w:sz w:val="40"/>
          <w:szCs w:val="40"/>
        </w:rPr>
        <w:t>Github</w:t>
      </w:r>
      <w:proofErr w:type="spellEnd"/>
      <w:r w:rsidR="00231245">
        <w:rPr>
          <w:rFonts w:ascii="Arial" w:hAnsi="Arial" w:cs="Arial"/>
          <w:sz w:val="40"/>
          <w:szCs w:val="40"/>
        </w:rPr>
        <w:t xml:space="preserve"> repository and attach readme file and project file</w:t>
      </w:r>
      <w:r w:rsidR="005058CB">
        <w:rPr>
          <w:rFonts w:ascii="Arial" w:hAnsi="Arial" w:cs="Arial"/>
          <w:sz w:val="40"/>
          <w:szCs w:val="40"/>
        </w:rPr>
        <w:t>.</w:t>
      </w:r>
    </w:p>
    <w:p w14:paraId="3FC9B0BA" w14:textId="77777777" w:rsidR="004776E7" w:rsidRPr="004776E7" w:rsidRDefault="004776E7" w:rsidP="0029306C">
      <w:pPr>
        <w:rPr>
          <w:rFonts w:ascii="Bahnschrift" w:hAnsi="Bahnschrift" w:cs="Arial"/>
          <w:b/>
          <w:bCs/>
          <w:sz w:val="40"/>
          <w:szCs w:val="40"/>
        </w:rPr>
      </w:pPr>
    </w:p>
    <w:p w14:paraId="50FC4F11" w14:textId="15A7A2D0" w:rsidR="004776E7" w:rsidRDefault="004776E7" w:rsidP="004776E7">
      <w:pPr>
        <w:pStyle w:val="ListParagraph"/>
        <w:numPr>
          <w:ilvl w:val="0"/>
          <w:numId w:val="1"/>
        </w:numPr>
        <w:rPr>
          <w:rFonts w:ascii="Bahnschrift" w:hAnsi="Bahnschrift" w:cs="Arial"/>
          <w:b/>
          <w:bCs/>
          <w:sz w:val="40"/>
          <w:szCs w:val="40"/>
          <w:u w:val="single"/>
        </w:rPr>
      </w:pPr>
      <w:r w:rsidRPr="004776E7">
        <w:rPr>
          <w:rFonts w:ascii="Bahnschrift" w:hAnsi="Bahnschrift" w:cs="Arial"/>
          <w:b/>
          <w:bCs/>
          <w:sz w:val="40"/>
          <w:szCs w:val="40"/>
          <w:u w:val="single"/>
        </w:rPr>
        <w:t xml:space="preserve">SUMMARY OF </w:t>
      </w:r>
      <w:r w:rsidR="00AA68DE" w:rsidRPr="004776E7">
        <w:rPr>
          <w:rFonts w:ascii="Bahnschrift" w:hAnsi="Bahnschrift" w:cs="Arial"/>
          <w:b/>
          <w:bCs/>
          <w:sz w:val="40"/>
          <w:szCs w:val="40"/>
          <w:u w:val="single"/>
        </w:rPr>
        <w:t>MODULES: -</w:t>
      </w:r>
    </w:p>
    <w:p w14:paraId="09C0528F" w14:textId="77777777" w:rsidR="004776E7" w:rsidRDefault="004776E7" w:rsidP="004776E7">
      <w:pPr>
        <w:pStyle w:val="ListParagraph"/>
        <w:rPr>
          <w:rFonts w:ascii="Bahnschrift" w:hAnsi="Bahnschrift" w:cs="Arial"/>
          <w:b/>
          <w:bCs/>
          <w:sz w:val="40"/>
          <w:szCs w:val="40"/>
          <w:u w:val="single"/>
        </w:rPr>
      </w:pPr>
    </w:p>
    <w:p w14:paraId="5613C0F3" w14:textId="622D6565" w:rsidR="004776E7" w:rsidRPr="00C85D3D" w:rsidRDefault="00D95D17" w:rsidP="00D95D17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40"/>
          <w:szCs w:val="40"/>
        </w:rPr>
      </w:pPr>
      <w:r w:rsidRPr="00C85D3D">
        <w:rPr>
          <w:rFonts w:ascii="Arial" w:hAnsi="Arial" w:cs="Arial"/>
          <w:b/>
          <w:bCs/>
          <w:sz w:val="40"/>
          <w:szCs w:val="40"/>
        </w:rPr>
        <w:t>MODULE 1:</w:t>
      </w:r>
    </w:p>
    <w:p w14:paraId="114D7C0B" w14:textId="602A6F41" w:rsidR="00D95D17" w:rsidRDefault="00C85D3D" w:rsidP="002A63DB">
      <w:pPr>
        <w:ind w:left="72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   </w:t>
      </w:r>
      <w:r w:rsidR="002A63DB" w:rsidRPr="00C85D3D">
        <w:rPr>
          <w:rFonts w:ascii="Arial" w:hAnsi="Arial" w:cs="Arial"/>
          <w:sz w:val="40"/>
          <w:szCs w:val="40"/>
        </w:rPr>
        <w:t>Digital literacy</w:t>
      </w:r>
      <w:r w:rsidR="00E15BC6" w:rsidRPr="00C85D3D">
        <w:rPr>
          <w:rFonts w:ascii="Arial" w:hAnsi="Arial" w:cs="Arial"/>
          <w:b/>
          <w:bCs/>
          <w:sz w:val="40"/>
          <w:szCs w:val="40"/>
        </w:rPr>
        <w:t xml:space="preserve"> </w:t>
      </w:r>
      <w:r w:rsidR="00E15BC6" w:rsidRPr="00C85D3D">
        <w:rPr>
          <w:rFonts w:ascii="Arial" w:hAnsi="Arial" w:cs="Arial"/>
          <w:sz w:val="40"/>
          <w:szCs w:val="40"/>
        </w:rPr>
        <w:t>is the ability to manage, access, understand</w:t>
      </w:r>
      <w:r w:rsidR="00D41AC5" w:rsidRPr="00C85D3D">
        <w:rPr>
          <w:rFonts w:ascii="Arial" w:hAnsi="Arial" w:cs="Arial"/>
          <w:sz w:val="40"/>
          <w:szCs w:val="40"/>
        </w:rPr>
        <w:t xml:space="preserve">, </w:t>
      </w:r>
      <w:proofErr w:type="gramStart"/>
      <w:r w:rsidR="00E15BC6" w:rsidRPr="00C85D3D">
        <w:rPr>
          <w:rFonts w:ascii="Arial" w:hAnsi="Arial" w:cs="Arial"/>
          <w:sz w:val="40"/>
          <w:szCs w:val="40"/>
        </w:rPr>
        <w:t>integrate</w:t>
      </w:r>
      <w:r w:rsidR="00D41AC5" w:rsidRPr="00C85D3D">
        <w:rPr>
          <w:rFonts w:ascii="Arial" w:hAnsi="Arial" w:cs="Arial"/>
          <w:sz w:val="40"/>
          <w:szCs w:val="40"/>
        </w:rPr>
        <w:t xml:space="preserve"> ,</w:t>
      </w:r>
      <w:proofErr w:type="gramEnd"/>
      <w:r w:rsidR="00D41AC5" w:rsidRPr="00C85D3D">
        <w:rPr>
          <w:rFonts w:ascii="Arial" w:hAnsi="Arial" w:cs="Arial"/>
          <w:sz w:val="40"/>
          <w:szCs w:val="40"/>
        </w:rPr>
        <w:t xml:space="preserve"> </w:t>
      </w:r>
      <w:proofErr w:type="gramStart"/>
      <w:r w:rsidR="00E15BC6" w:rsidRPr="00C85D3D">
        <w:rPr>
          <w:rFonts w:ascii="Arial" w:hAnsi="Arial" w:cs="Arial"/>
          <w:sz w:val="40"/>
          <w:szCs w:val="40"/>
        </w:rPr>
        <w:t>communicate</w:t>
      </w:r>
      <w:r w:rsidR="00D41AC5" w:rsidRPr="00C85D3D">
        <w:rPr>
          <w:rFonts w:ascii="Arial" w:hAnsi="Arial" w:cs="Arial"/>
          <w:sz w:val="40"/>
          <w:szCs w:val="40"/>
        </w:rPr>
        <w:t xml:space="preserve"> </w:t>
      </w:r>
      <w:r w:rsidR="00E15BC6" w:rsidRPr="00C85D3D">
        <w:rPr>
          <w:rFonts w:ascii="Arial" w:hAnsi="Arial" w:cs="Arial"/>
          <w:sz w:val="40"/>
          <w:szCs w:val="40"/>
        </w:rPr>
        <w:t>,</w:t>
      </w:r>
      <w:r w:rsidR="00D41AC5" w:rsidRPr="00C85D3D">
        <w:rPr>
          <w:rFonts w:ascii="Arial" w:hAnsi="Arial" w:cs="Arial"/>
          <w:sz w:val="40"/>
          <w:szCs w:val="40"/>
        </w:rPr>
        <w:t>evaluate</w:t>
      </w:r>
      <w:proofErr w:type="gramEnd"/>
      <w:r w:rsidR="00D41AC5" w:rsidRPr="00C85D3D">
        <w:rPr>
          <w:rFonts w:ascii="Arial" w:hAnsi="Arial" w:cs="Arial"/>
          <w:sz w:val="40"/>
          <w:szCs w:val="40"/>
        </w:rPr>
        <w:t xml:space="preserve"> and create information</w:t>
      </w:r>
      <w:r w:rsidR="002A63DB" w:rsidRPr="00C85D3D">
        <w:rPr>
          <w:rFonts w:ascii="Arial" w:hAnsi="Arial" w:cs="Arial"/>
          <w:sz w:val="40"/>
          <w:szCs w:val="40"/>
        </w:rPr>
        <w:t xml:space="preserve"> </w:t>
      </w:r>
      <w:r w:rsidR="000351A8" w:rsidRPr="00C85D3D">
        <w:rPr>
          <w:rFonts w:ascii="Arial" w:hAnsi="Arial" w:cs="Arial"/>
          <w:sz w:val="40"/>
          <w:szCs w:val="40"/>
        </w:rPr>
        <w:t xml:space="preserve">safely and appropriately </w:t>
      </w:r>
      <w:r w:rsidR="00F22714" w:rsidRPr="00C85D3D">
        <w:rPr>
          <w:rFonts w:ascii="Arial" w:hAnsi="Arial" w:cs="Arial"/>
          <w:sz w:val="40"/>
          <w:szCs w:val="40"/>
        </w:rPr>
        <w:t>through digital technologies for employment</w:t>
      </w:r>
      <w:r w:rsidRPr="00C85D3D">
        <w:rPr>
          <w:rFonts w:ascii="Arial" w:hAnsi="Arial" w:cs="Arial"/>
          <w:sz w:val="40"/>
          <w:szCs w:val="40"/>
        </w:rPr>
        <w:t>, decent jobs and entrepreneurship.</w:t>
      </w:r>
    </w:p>
    <w:p w14:paraId="7A3B9756" w14:textId="0C10B1E2" w:rsidR="00BD3D60" w:rsidRDefault="00BD3D60" w:rsidP="002A63DB">
      <w:pPr>
        <w:ind w:left="72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   It </w:t>
      </w:r>
      <w:proofErr w:type="gramStart"/>
      <w:r>
        <w:rPr>
          <w:rFonts w:ascii="Arial" w:hAnsi="Arial" w:cs="Arial"/>
          <w:sz w:val="40"/>
          <w:szCs w:val="40"/>
        </w:rPr>
        <w:t>discuss</w:t>
      </w:r>
      <w:proofErr w:type="gramEnd"/>
      <w:r>
        <w:rPr>
          <w:rFonts w:ascii="Arial" w:hAnsi="Arial" w:cs="Arial"/>
          <w:sz w:val="40"/>
          <w:szCs w:val="40"/>
        </w:rPr>
        <w:t xml:space="preserve"> about various </w:t>
      </w:r>
      <w:r w:rsidR="00344BCD">
        <w:rPr>
          <w:rFonts w:ascii="Arial" w:hAnsi="Arial" w:cs="Arial"/>
          <w:sz w:val="40"/>
          <w:szCs w:val="40"/>
        </w:rPr>
        <w:t xml:space="preserve">online tools like Cool text, Prezi, Miro, Canva, </w:t>
      </w:r>
      <w:proofErr w:type="gramStart"/>
      <w:r w:rsidR="00344BCD">
        <w:rPr>
          <w:rFonts w:ascii="Arial" w:hAnsi="Arial" w:cs="Arial"/>
          <w:sz w:val="40"/>
          <w:szCs w:val="40"/>
        </w:rPr>
        <w:t>GIF(</w:t>
      </w:r>
      <w:proofErr w:type="gramEnd"/>
      <w:r w:rsidR="001A68AE">
        <w:rPr>
          <w:rFonts w:ascii="Arial" w:hAnsi="Arial" w:cs="Arial"/>
          <w:sz w:val="40"/>
          <w:szCs w:val="40"/>
        </w:rPr>
        <w:t>Graphic Interface format).</w:t>
      </w:r>
    </w:p>
    <w:p w14:paraId="33571110" w14:textId="77777777" w:rsidR="00E83892" w:rsidRDefault="00C8381F" w:rsidP="00C8381F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C8381F">
        <w:rPr>
          <w:rFonts w:ascii="Arial" w:hAnsi="Arial" w:cs="Arial"/>
          <w:sz w:val="40"/>
          <w:szCs w:val="40"/>
        </w:rPr>
        <w:lastRenderedPageBreak/>
        <w:t xml:space="preserve">Cool text </w:t>
      </w:r>
    </w:p>
    <w:p w14:paraId="3F8DF4CC" w14:textId="5FA53BC2" w:rsidR="00C8381F" w:rsidRDefault="00E83892" w:rsidP="00E83892">
      <w:pPr>
        <w:pStyle w:val="ListParagraph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    </w:t>
      </w:r>
      <w:r w:rsidR="00C8381F">
        <w:rPr>
          <w:rFonts w:ascii="Arial" w:hAnsi="Arial" w:cs="Arial"/>
          <w:sz w:val="40"/>
          <w:szCs w:val="40"/>
        </w:rPr>
        <w:t>refers to text designs that stand out visually and enhance the impact of a message</w:t>
      </w:r>
      <w:r w:rsidR="001966BD">
        <w:rPr>
          <w:rFonts w:ascii="Arial" w:hAnsi="Arial" w:cs="Arial"/>
          <w:sz w:val="40"/>
          <w:szCs w:val="40"/>
        </w:rPr>
        <w:t xml:space="preserve">. It uses font, shadows, </w:t>
      </w:r>
      <w:proofErr w:type="spellStart"/>
      <w:r w:rsidR="001966BD">
        <w:rPr>
          <w:rFonts w:ascii="Arial" w:hAnsi="Arial" w:cs="Arial"/>
          <w:sz w:val="40"/>
          <w:szCs w:val="40"/>
        </w:rPr>
        <w:t>color</w:t>
      </w:r>
      <w:proofErr w:type="spellEnd"/>
      <w:r w:rsidR="001966BD">
        <w:rPr>
          <w:rFonts w:ascii="Arial" w:hAnsi="Arial" w:cs="Arial"/>
          <w:sz w:val="40"/>
          <w:szCs w:val="40"/>
        </w:rPr>
        <w:t>, animations. It also has different types of text like Neon text, Glitch text, 3-D text, Handwritten Fonts</w:t>
      </w:r>
      <w:r w:rsidR="00EC14C6">
        <w:rPr>
          <w:rFonts w:ascii="Arial" w:hAnsi="Arial" w:cs="Arial"/>
          <w:sz w:val="40"/>
          <w:szCs w:val="40"/>
        </w:rPr>
        <w:t>, Retro/Vintage text.</w:t>
      </w:r>
    </w:p>
    <w:p w14:paraId="29DC4203" w14:textId="77777777" w:rsidR="00EC14C6" w:rsidRDefault="00EC14C6" w:rsidP="00EC14C6">
      <w:pPr>
        <w:pStyle w:val="ListParagraph"/>
        <w:rPr>
          <w:rFonts w:ascii="Arial" w:hAnsi="Arial" w:cs="Arial"/>
          <w:sz w:val="40"/>
          <w:szCs w:val="40"/>
        </w:rPr>
      </w:pPr>
    </w:p>
    <w:p w14:paraId="16CA82B8" w14:textId="54A0B961" w:rsidR="00EC14C6" w:rsidRPr="00C8381F" w:rsidRDefault="00EC14C6" w:rsidP="00C8381F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Prezi </w:t>
      </w:r>
    </w:p>
    <w:p w14:paraId="7293FAB9" w14:textId="03FD866E" w:rsidR="00C85D3D" w:rsidRDefault="00C85D3D" w:rsidP="002A63DB">
      <w:pPr>
        <w:ind w:left="72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    </w:t>
      </w:r>
      <w:r w:rsidR="00F70CB9">
        <w:rPr>
          <w:rFonts w:ascii="Arial" w:hAnsi="Arial" w:cs="Arial"/>
          <w:sz w:val="40"/>
          <w:szCs w:val="40"/>
        </w:rPr>
        <w:t xml:space="preserve">Uses </w:t>
      </w:r>
      <w:r w:rsidR="00E16D61">
        <w:rPr>
          <w:rFonts w:ascii="Arial" w:hAnsi="Arial" w:cs="Arial"/>
          <w:sz w:val="40"/>
          <w:szCs w:val="40"/>
        </w:rPr>
        <w:t>Canva</w:t>
      </w:r>
      <w:r w:rsidR="00F70CB9">
        <w:rPr>
          <w:rFonts w:ascii="Arial" w:hAnsi="Arial" w:cs="Arial"/>
          <w:sz w:val="40"/>
          <w:szCs w:val="40"/>
        </w:rPr>
        <w:t>- based approach. It is visually captivating</w:t>
      </w:r>
      <w:r w:rsidR="00727401">
        <w:rPr>
          <w:rFonts w:ascii="Arial" w:hAnsi="Arial" w:cs="Arial"/>
          <w:sz w:val="40"/>
          <w:szCs w:val="40"/>
        </w:rPr>
        <w:t xml:space="preserve">, </w:t>
      </w:r>
      <w:ins w:id="0" w:author="Microsoft Word" w:date="2026-03-20T11:00:00Z" w16du:dateUtc="2026-03-20T05:30:00Z">
        <w:r w:rsidR="00222B53">
          <w:rPr>
            <w:rFonts w:ascii="Arial" w:hAnsi="Arial" w:cs="Arial"/>
            <w:sz w:val="40"/>
            <w:szCs w:val="40"/>
          </w:rPr>
          <w:t xml:space="preserve">zoomable </w:t>
        </w:r>
      </w:ins>
      <w:r w:rsidR="0015309B">
        <w:rPr>
          <w:rFonts w:ascii="Arial" w:hAnsi="Arial" w:cs="Arial"/>
          <w:sz w:val="40"/>
          <w:szCs w:val="40"/>
        </w:rPr>
        <w:t xml:space="preserve">canvas to </w:t>
      </w:r>
      <w:r w:rsidR="00727401">
        <w:rPr>
          <w:rFonts w:ascii="Arial" w:hAnsi="Arial" w:cs="Arial"/>
          <w:sz w:val="40"/>
          <w:szCs w:val="40"/>
        </w:rPr>
        <w:t xml:space="preserve">generates relationship between ideas, more memorable </w:t>
      </w:r>
      <w:r w:rsidR="00116B28">
        <w:rPr>
          <w:rFonts w:ascii="Arial" w:hAnsi="Arial" w:cs="Arial"/>
          <w:sz w:val="40"/>
          <w:szCs w:val="40"/>
        </w:rPr>
        <w:t>as can use various templates to customize our presentations that includes</w:t>
      </w:r>
      <w:r w:rsidR="00D8173B">
        <w:rPr>
          <w:rFonts w:ascii="Arial" w:hAnsi="Arial" w:cs="Arial"/>
          <w:sz w:val="40"/>
          <w:szCs w:val="40"/>
        </w:rPr>
        <w:t xml:space="preserve"> party </w:t>
      </w:r>
      <w:r w:rsidR="007B1DC0">
        <w:rPr>
          <w:rFonts w:ascii="Arial" w:hAnsi="Arial" w:cs="Arial"/>
          <w:sz w:val="40"/>
          <w:szCs w:val="40"/>
        </w:rPr>
        <w:t>invitations, formal</w:t>
      </w:r>
      <w:ins w:id="1" w:author="Microsoft Word" w:date="2026-03-20T11:00:00Z" w16du:dateUtc="2026-03-20T05:30:00Z">
        <w:r w:rsidR="00D8173B">
          <w:rPr>
            <w:rFonts w:ascii="Arial" w:hAnsi="Arial" w:cs="Arial"/>
            <w:sz w:val="40"/>
            <w:szCs w:val="40"/>
          </w:rPr>
          <w:t xml:space="preserve"> meeting invitation, demise </w:t>
        </w:r>
        <w:r w:rsidR="00C41D4D">
          <w:rPr>
            <w:rFonts w:ascii="Arial" w:hAnsi="Arial" w:cs="Arial"/>
            <w:sz w:val="40"/>
            <w:szCs w:val="40"/>
          </w:rPr>
          <w:t xml:space="preserve">invite etc. </w:t>
        </w:r>
      </w:ins>
      <w:r w:rsidR="00EF1FE0">
        <w:rPr>
          <w:rFonts w:ascii="Arial" w:hAnsi="Arial" w:cs="Arial"/>
          <w:sz w:val="40"/>
          <w:szCs w:val="40"/>
        </w:rPr>
        <w:t xml:space="preserve">It’s unique zoom in- zoom out feature </w:t>
      </w:r>
      <w:r w:rsidR="007B1DC0">
        <w:rPr>
          <w:rFonts w:ascii="Arial" w:hAnsi="Arial" w:cs="Arial"/>
          <w:sz w:val="40"/>
          <w:szCs w:val="40"/>
        </w:rPr>
        <w:t>keeps viewers engaged and enhances creative thinking</w:t>
      </w:r>
      <w:r w:rsidR="00E83892">
        <w:rPr>
          <w:rFonts w:ascii="Arial" w:hAnsi="Arial" w:cs="Arial"/>
          <w:sz w:val="40"/>
          <w:szCs w:val="40"/>
        </w:rPr>
        <w:t>.</w:t>
      </w:r>
    </w:p>
    <w:p w14:paraId="0D4E87A0" w14:textId="77777777" w:rsidR="00E83892" w:rsidRDefault="00E83892" w:rsidP="002A63DB">
      <w:pPr>
        <w:ind w:left="720"/>
        <w:rPr>
          <w:rFonts w:ascii="Arial" w:hAnsi="Arial" w:cs="Arial"/>
          <w:sz w:val="40"/>
          <w:szCs w:val="40"/>
        </w:rPr>
      </w:pPr>
    </w:p>
    <w:p w14:paraId="11B6783F" w14:textId="64C286A2" w:rsidR="00E83892" w:rsidRDefault="00E83892" w:rsidP="00E83892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Miro</w:t>
      </w:r>
    </w:p>
    <w:p w14:paraId="4CC8828C" w14:textId="2B36EC8B" w:rsidR="00E83892" w:rsidRDefault="00E83892" w:rsidP="00E83892">
      <w:pPr>
        <w:pStyle w:val="ListParagraph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      </w:t>
      </w:r>
      <w:r w:rsidR="00305511">
        <w:rPr>
          <w:rFonts w:ascii="Arial" w:hAnsi="Arial" w:cs="Arial"/>
          <w:sz w:val="40"/>
          <w:szCs w:val="40"/>
        </w:rPr>
        <w:t>Is a whiteboard platform which contains sticky notes, shapes</w:t>
      </w:r>
      <w:r w:rsidR="009F312D">
        <w:rPr>
          <w:rFonts w:ascii="Arial" w:hAnsi="Arial" w:cs="Arial"/>
          <w:sz w:val="40"/>
          <w:szCs w:val="40"/>
        </w:rPr>
        <w:t xml:space="preserve"> adding images feature to create flowcharts, diagrams easily</w:t>
      </w:r>
      <w:r w:rsidR="007E38E8">
        <w:rPr>
          <w:rFonts w:ascii="Arial" w:hAnsi="Arial" w:cs="Arial"/>
          <w:sz w:val="40"/>
          <w:szCs w:val="40"/>
        </w:rPr>
        <w:t>. It includes templates, real time collaboration.</w:t>
      </w:r>
      <w:r w:rsidR="006B72A6">
        <w:rPr>
          <w:rFonts w:ascii="Arial" w:hAnsi="Arial" w:cs="Arial"/>
          <w:sz w:val="40"/>
          <w:szCs w:val="40"/>
        </w:rPr>
        <w:t xml:space="preserve"> This tool is </w:t>
      </w:r>
      <w:r w:rsidR="006B72A6">
        <w:rPr>
          <w:rFonts w:ascii="Arial" w:hAnsi="Arial" w:cs="Arial"/>
          <w:sz w:val="40"/>
          <w:szCs w:val="40"/>
        </w:rPr>
        <w:lastRenderedPageBreak/>
        <w:t>ideal for brainstorming, planning and process visualization.</w:t>
      </w:r>
    </w:p>
    <w:p w14:paraId="04E412A6" w14:textId="77777777" w:rsidR="006B72A6" w:rsidRDefault="006B72A6" w:rsidP="00E83892">
      <w:pPr>
        <w:pStyle w:val="ListParagraph"/>
        <w:rPr>
          <w:rFonts w:ascii="Arial" w:hAnsi="Arial" w:cs="Arial"/>
          <w:sz w:val="40"/>
          <w:szCs w:val="40"/>
        </w:rPr>
      </w:pPr>
    </w:p>
    <w:p w14:paraId="348EB5D8" w14:textId="050FBD0A" w:rsidR="006B72A6" w:rsidRDefault="006B72A6" w:rsidP="006B72A6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Canva </w:t>
      </w:r>
    </w:p>
    <w:p w14:paraId="007AEDA8" w14:textId="79CBE6AD" w:rsidR="00E207B2" w:rsidRDefault="006B72A6" w:rsidP="006B72A6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          </w:t>
      </w:r>
      <w:r w:rsidR="00F40DF2">
        <w:rPr>
          <w:rFonts w:ascii="Arial" w:hAnsi="Arial" w:cs="Arial"/>
          <w:sz w:val="40"/>
          <w:szCs w:val="40"/>
        </w:rPr>
        <w:t xml:space="preserve">Is a </w:t>
      </w:r>
      <w:r w:rsidR="00E207B2">
        <w:rPr>
          <w:rFonts w:ascii="Arial" w:hAnsi="Arial" w:cs="Arial"/>
          <w:sz w:val="40"/>
          <w:szCs w:val="40"/>
        </w:rPr>
        <w:t>user-friendly</w:t>
      </w:r>
      <w:r w:rsidR="00F40DF2">
        <w:rPr>
          <w:rFonts w:ascii="Arial" w:hAnsi="Arial" w:cs="Arial"/>
          <w:sz w:val="40"/>
          <w:szCs w:val="40"/>
        </w:rPr>
        <w:t xml:space="preserve"> online tool that helps to create presentations, videos</w:t>
      </w:r>
      <w:r w:rsidR="008D4A12">
        <w:rPr>
          <w:rFonts w:ascii="Arial" w:hAnsi="Arial" w:cs="Arial"/>
          <w:sz w:val="40"/>
          <w:szCs w:val="40"/>
        </w:rPr>
        <w:t xml:space="preserve"> using </w:t>
      </w:r>
      <w:r w:rsidR="00E207B2">
        <w:rPr>
          <w:rFonts w:ascii="Arial" w:hAnsi="Arial" w:cs="Arial"/>
          <w:sz w:val="40"/>
          <w:szCs w:val="40"/>
        </w:rPr>
        <w:t>ready-made</w:t>
      </w:r>
      <w:r w:rsidR="008D4A12">
        <w:rPr>
          <w:rFonts w:ascii="Arial" w:hAnsi="Arial" w:cs="Arial"/>
          <w:sz w:val="40"/>
          <w:szCs w:val="40"/>
        </w:rPr>
        <w:t xml:space="preserve"> templates. </w:t>
      </w:r>
      <w:r w:rsidR="004A3201">
        <w:rPr>
          <w:rFonts w:ascii="Arial" w:hAnsi="Arial" w:cs="Arial"/>
          <w:sz w:val="40"/>
          <w:szCs w:val="40"/>
        </w:rPr>
        <w:t xml:space="preserve">Due to its drag and drop feature it makes </w:t>
      </w:r>
      <w:r w:rsidR="00E207B2">
        <w:rPr>
          <w:rFonts w:ascii="Arial" w:hAnsi="Arial" w:cs="Arial"/>
          <w:sz w:val="40"/>
          <w:szCs w:val="40"/>
        </w:rPr>
        <w:t>creation simple, fast and professional.</w:t>
      </w:r>
    </w:p>
    <w:p w14:paraId="04AAE370" w14:textId="77777777" w:rsidR="00E207B2" w:rsidRDefault="00E207B2" w:rsidP="006B72A6">
      <w:pPr>
        <w:rPr>
          <w:rFonts w:ascii="Arial" w:hAnsi="Arial" w:cs="Arial"/>
          <w:sz w:val="40"/>
          <w:szCs w:val="40"/>
        </w:rPr>
      </w:pPr>
    </w:p>
    <w:p w14:paraId="05170DE4" w14:textId="2FFD554C" w:rsidR="00E207B2" w:rsidRDefault="003F3B87" w:rsidP="003F3B87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GIF</w:t>
      </w:r>
    </w:p>
    <w:p w14:paraId="2C18F9A9" w14:textId="297A17CE" w:rsidR="003F3B87" w:rsidRDefault="003F3B87" w:rsidP="003F3B87">
      <w:pPr>
        <w:pStyle w:val="ListParagraph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    </w:t>
      </w:r>
      <w:r w:rsidR="006B3D43">
        <w:rPr>
          <w:rFonts w:ascii="Arial" w:hAnsi="Arial" w:cs="Arial"/>
          <w:sz w:val="40"/>
          <w:szCs w:val="40"/>
        </w:rPr>
        <w:t>Is a graphical interchange format</w:t>
      </w:r>
      <w:r w:rsidR="007C7238">
        <w:rPr>
          <w:rFonts w:ascii="Arial" w:hAnsi="Arial" w:cs="Arial"/>
          <w:sz w:val="40"/>
          <w:szCs w:val="40"/>
        </w:rPr>
        <w:t xml:space="preserve"> which has the ability to animate pictures in a loop. It has a NO language barrier</w:t>
      </w:r>
      <w:r w:rsidR="001C1EE2">
        <w:rPr>
          <w:rFonts w:ascii="Arial" w:hAnsi="Arial" w:cs="Arial"/>
          <w:sz w:val="40"/>
          <w:szCs w:val="40"/>
        </w:rPr>
        <w:t xml:space="preserve">. </w:t>
      </w:r>
      <w:r w:rsidR="001C09D9">
        <w:rPr>
          <w:rFonts w:ascii="Arial" w:hAnsi="Arial" w:cs="Arial"/>
          <w:sz w:val="40"/>
          <w:szCs w:val="40"/>
        </w:rPr>
        <w:t xml:space="preserve">It is used to express our emotions </w:t>
      </w:r>
      <w:r w:rsidR="00513784">
        <w:rPr>
          <w:rFonts w:ascii="Arial" w:hAnsi="Arial" w:cs="Arial"/>
          <w:sz w:val="40"/>
          <w:szCs w:val="40"/>
        </w:rPr>
        <w:t xml:space="preserve">like happiness, </w:t>
      </w:r>
      <w:r w:rsidR="00243080">
        <w:rPr>
          <w:rFonts w:ascii="Arial" w:hAnsi="Arial" w:cs="Arial"/>
          <w:sz w:val="40"/>
          <w:szCs w:val="40"/>
        </w:rPr>
        <w:t xml:space="preserve">dejected, </w:t>
      </w:r>
      <w:proofErr w:type="gramStart"/>
      <w:r w:rsidR="00243080">
        <w:rPr>
          <w:rFonts w:ascii="Arial" w:hAnsi="Arial" w:cs="Arial"/>
          <w:sz w:val="40"/>
          <w:szCs w:val="40"/>
        </w:rPr>
        <w:t>excitement ,</w:t>
      </w:r>
      <w:proofErr w:type="gramEnd"/>
      <w:r w:rsidR="00243080">
        <w:rPr>
          <w:rFonts w:ascii="Arial" w:hAnsi="Arial" w:cs="Arial"/>
          <w:sz w:val="40"/>
          <w:szCs w:val="40"/>
        </w:rPr>
        <w:t xml:space="preserve"> nervousness. GIPHY, </w:t>
      </w:r>
      <w:proofErr w:type="gramStart"/>
      <w:r w:rsidR="00243080">
        <w:rPr>
          <w:rFonts w:ascii="Arial" w:hAnsi="Arial" w:cs="Arial"/>
          <w:sz w:val="40"/>
          <w:szCs w:val="40"/>
        </w:rPr>
        <w:t>REDDIT,TENDOR</w:t>
      </w:r>
      <w:proofErr w:type="gramEnd"/>
      <w:r w:rsidR="005A36CB">
        <w:rPr>
          <w:rFonts w:ascii="Arial" w:hAnsi="Arial" w:cs="Arial"/>
          <w:sz w:val="40"/>
          <w:szCs w:val="40"/>
        </w:rPr>
        <w:t xml:space="preserve"> are platforms where </w:t>
      </w:r>
      <w:proofErr w:type="gramStart"/>
      <w:r w:rsidR="005A36CB">
        <w:rPr>
          <w:rFonts w:ascii="Arial" w:hAnsi="Arial" w:cs="Arial"/>
          <w:sz w:val="40"/>
          <w:szCs w:val="40"/>
        </w:rPr>
        <w:t>GIF’s</w:t>
      </w:r>
      <w:proofErr w:type="gramEnd"/>
      <w:r w:rsidR="005A36CB">
        <w:rPr>
          <w:rFonts w:ascii="Arial" w:hAnsi="Arial" w:cs="Arial"/>
          <w:sz w:val="40"/>
          <w:szCs w:val="40"/>
        </w:rPr>
        <w:t xml:space="preserve"> are used</w:t>
      </w:r>
      <w:r w:rsidR="00315CBB">
        <w:rPr>
          <w:rFonts w:ascii="Arial" w:hAnsi="Arial" w:cs="Arial"/>
          <w:sz w:val="40"/>
          <w:szCs w:val="40"/>
        </w:rPr>
        <w:t>. Ezgif.com is a site to create GIF’s</w:t>
      </w:r>
      <w:r w:rsidR="00E16D61">
        <w:rPr>
          <w:rFonts w:ascii="Arial" w:hAnsi="Arial" w:cs="Arial"/>
          <w:sz w:val="40"/>
          <w:szCs w:val="40"/>
        </w:rPr>
        <w:t>.</w:t>
      </w:r>
    </w:p>
    <w:p w14:paraId="5158663D" w14:textId="77777777" w:rsidR="00E16D61" w:rsidRDefault="00E16D61" w:rsidP="003F3B87">
      <w:pPr>
        <w:pStyle w:val="ListParagraph"/>
        <w:rPr>
          <w:rFonts w:ascii="Arial" w:hAnsi="Arial" w:cs="Arial"/>
          <w:sz w:val="40"/>
          <w:szCs w:val="40"/>
        </w:rPr>
      </w:pPr>
    </w:p>
    <w:p w14:paraId="17556724" w14:textId="77777777" w:rsidR="00E16D61" w:rsidRDefault="00E16D61" w:rsidP="003F3B87">
      <w:pPr>
        <w:pStyle w:val="ListParagraph"/>
        <w:rPr>
          <w:rFonts w:ascii="Arial" w:hAnsi="Arial" w:cs="Arial"/>
          <w:sz w:val="40"/>
          <w:szCs w:val="40"/>
        </w:rPr>
      </w:pPr>
    </w:p>
    <w:p w14:paraId="5A773813" w14:textId="77777777" w:rsidR="00E16D61" w:rsidRDefault="00E16D61" w:rsidP="003F3B87">
      <w:pPr>
        <w:pStyle w:val="ListParagraph"/>
        <w:rPr>
          <w:rFonts w:ascii="Arial" w:hAnsi="Arial" w:cs="Arial"/>
          <w:sz w:val="40"/>
          <w:szCs w:val="40"/>
        </w:rPr>
      </w:pPr>
    </w:p>
    <w:p w14:paraId="17A9534B" w14:textId="77777777" w:rsidR="00E16D61" w:rsidRDefault="00E16D61" w:rsidP="003F3B87">
      <w:pPr>
        <w:pStyle w:val="ListParagraph"/>
        <w:rPr>
          <w:rFonts w:ascii="Arial" w:hAnsi="Arial" w:cs="Arial"/>
          <w:sz w:val="40"/>
          <w:szCs w:val="40"/>
        </w:rPr>
      </w:pPr>
    </w:p>
    <w:p w14:paraId="0662E6F9" w14:textId="77777777" w:rsidR="00E16D61" w:rsidRDefault="00E16D61" w:rsidP="003F3B87">
      <w:pPr>
        <w:pStyle w:val="ListParagraph"/>
        <w:rPr>
          <w:rFonts w:ascii="Arial" w:hAnsi="Arial" w:cs="Arial"/>
          <w:sz w:val="40"/>
          <w:szCs w:val="40"/>
        </w:rPr>
      </w:pPr>
    </w:p>
    <w:p w14:paraId="0C111AAE" w14:textId="77777777" w:rsidR="00E16D61" w:rsidRDefault="00E16D61" w:rsidP="003F3B87">
      <w:pPr>
        <w:pStyle w:val="ListParagraph"/>
        <w:rPr>
          <w:rFonts w:ascii="Arial" w:hAnsi="Arial" w:cs="Arial"/>
          <w:sz w:val="40"/>
          <w:szCs w:val="40"/>
        </w:rPr>
      </w:pPr>
    </w:p>
    <w:p w14:paraId="377D3DEA" w14:textId="77777777" w:rsidR="00E16D61" w:rsidRDefault="00E16D61" w:rsidP="003F3B87">
      <w:pPr>
        <w:pStyle w:val="ListParagraph"/>
        <w:rPr>
          <w:rFonts w:ascii="Arial" w:hAnsi="Arial" w:cs="Arial"/>
          <w:sz w:val="40"/>
          <w:szCs w:val="40"/>
        </w:rPr>
      </w:pPr>
    </w:p>
    <w:p w14:paraId="21D7A735" w14:textId="77777777" w:rsidR="00E16D61" w:rsidRDefault="00E16D61" w:rsidP="003F3B87">
      <w:pPr>
        <w:pStyle w:val="ListParagraph"/>
        <w:rPr>
          <w:rFonts w:ascii="Arial" w:hAnsi="Arial" w:cs="Arial"/>
          <w:sz w:val="40"/>
          <w:szCs w:val="40"/>
        </w:rPr>
      </w:pPr>
    </w:p>
    <w:p w14:paraId="63DFA7A1" w14:textId="77777777" w:rsidR="00E16D61" w:rsidRDefault="00E16D61" w:rsidP="003F3B87">
      <w:pPr>
        <w:pStyle w:val="ListParagraph"/>
        <w:rPr>
          <w:rFonts w:ascii="Arial" w:hAnsi="Arial" w:cs="Arial"/>
          <w:sz w:val="40"/>
          <w:szCs w:val="40"/>
        </w:rPr>
      </w:pPr>
    </w:p>
    <w:p w14:paraId="79D45660" w14:textId="2134788C" w:rsidR="00E16D61" w:rsidRDefault="00E16D61" w:rsidP="00E16D61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40"/>
          <w:szCs w:val="40"/>
        </w:rPr>
      </w:pPr>
      <w:r w:rsidRPr="00C85D3D">
        <w:rPr>
          <w:rFonts w:ascii="Arial" w:hAnsi="Arial" w:cs="Arial"/>
          <w:b/>
          <w:bCs/>
          <w:sz w:val="40"/>
          <w:szCs w:val="40"/>
        </w:rPr>
        <w:t xml:space="preserve">MODULE </w:t>
      </w:r>
      <w:r>
        <w:rPr>
          <w:rFonts w:ascii="Arial" w:hAnsi="Arial" w:cs="Arial"/>
          <w:b/>
          <w:bCs/>
          <w:sz w:val="40"/>
          <w:szCs w:val="40"/>
        </w:rPr>
        <w:t>2</w:t>
      </w:r>
      <w:r w:rsidRPr="00C85D3D">
        <w:rPr>
          <w:rFonts w:ascii="Arial" w:hAnsi="Arial" w:cs="Arial"/>
          <w:b/>
          <w:bCs/>
          <w:sz w:val="40"/>
          <w:szCs w:val="40"/>
        </w:rPr>
        <w:t>:</w:t>
      </w:r>
    </w:p>
    <w:p w14:paraId="3BAA0403" w14:textId="77777777" w:rsidR="002F7955" w:rsidRDefault="002F7955" w:rsidP="002F7955">
      <w:pPr>
        <w:pStyle w:val="ListParagraph"/>
        <w:rPr>
          <w:rFonts w:ascii="Arial" w:hAnsi="Arial" w:cs="Arial"/>
          <w:b/>
          <w:bCs/>
          <w:sz w:val="40"/>
          <w:szCs w:val="40"/>
        </w:rPr>
      </w:pPr>
    </w:p>
    <w:p w14:paraId="410084AB" w14:textId="33208A23" w:rsidR="002F7955" w:rsidRPr="009D4168" w:rsidRDefault="00300FF1" w:rsidP="002F7955">
      <w:pPr>
        <w:pStyle w:val="ListParagraph"/>
        <w:rPr>
          <w:rFonts w:ascii="Arial" w:hAnsi="Arial" w:cs="Arial"/>
          <w:sz w:val="40"/>
          <w:szCs w:val="40"/>
        </w:rPr>
      </w:pPr>
      <w:r w:rsidRPr="009D4168">
        <w:rPr>
          <w:rFonts w:ascii="Arial" w:hAnsi="Arial" w:cs="Arial"/>
          <w:sz w:val="40"/>
          <w:szCs w:val="40"/>
        </w:rPr>
        <w:t xml:space="preserve">It contains building a digital portfolio </w:t>
      </w:r>
      <w:r w:rsidR="001B432B" w:rsidRPr="009D4168">
        <w:rPr>
          <w:rFonts w:ascii="Arial" w:hAnsi="Arial" w:cs="Arial"/>
          <w:sz w:val="40"/>
          <w:szCs w:val="40"/>
        </w:rPr>
        <w:t xml:space="preserve">in </w:t>
      </w:r>
      <w:r w:rsidRPr="009D4168">
        <w:rPr>
          <w:rFonts w:ascii="Arial" w:hAnsi="Arial" w:cs="Arial"/>
          <w:sz w:val="40"/>
          <w:szCs w:val="40"/>
        </w:rPr>
        <w:t xml:space="preserve">various </w:t>
      </w:r>
      <w:r w:rsidR="001B432B" w:rsidRPr="009D4168">
        <w:rPr>
          <w:rFonts w:ascii="Arial" w:hAnsi="Arial" w:cs="Arial"/>
          <w:sz w:val="40"/>
          <w:szCs w:val="40"/>
        </w:rPr>
        <w:t xml:space="preserve">platforms </w:t>
      </w:r>
      <w:proofErr w:type="spellStart"/>
      <w:proofErr w:type="gramStart"/>
      <w:r w:rsidR="001B432B" w:rsidRPr="009D4168">
        <w:rPr>
          <w:rFonts w:ascii="Arial" w:hAnsi="Arial" w:cs="Arial"/>
          <w:sz w:val="40"/>
          <w:szCs w:val="40"/>
        </w:rPr>
        <w:t>Linked</w:t>
      </w:r>
      <w:r w:rsidR="00C82F44" w:rsidRPr="009D4168">
        <w:rPr>
          <w:rFonts w:ascii="Arial" w:hAnsi="Arial" w:cs="Arial"/>
          <w:sz w:val="40"/>
          <w:szCs w:val="40"/>
        </w:rPr>
        <w:t>l</w:t>
      </w:r>
      <w:r w:rsidR="001B432B" w:rsidRPr="009D4168">
        <w:rPr>
          <w:rFonts w:ascii="Arial" w:hAnsi="Arial" w:cs="Arial"/>
          <w:sz w:val="40"/>
          <w:szCs w:val="40"/>
        </w:rPr>
        <w:t>n</w:t>
      </w:r>
      <w:proofErr w:type="spellEnd"/>
      <w:r w:rsidR="00B97F12" w:rsidRPr="009D4168">
        <w:rPr>
          <w:rFonts w:ascii="Arial" w:hAnsi="Arial" w:cs="Arial"/>
          <w:sz w:val="40"/>
          <w:szCs w:val="40"/>
        </w:rPr>
        <w:t xml:space="preserve"> ,</w:t>
      </w:r>
      <w:proofErr w:type="gramEnd"/>
      <w:r w:rsidR="00B97F12" w:rsidRPr="009D4168">
        <w:rPr>
          <w:rFonts w:ascii="Arial" w:hAnsi="Arial" w:cs="Arial"/>
          <w:sz w:val="40"/>
          <w:szCs w:val="40"/>
        </w:rPr>
        <w:t xml:space="preserve"> </w:t>
      </w:r>
      <w:proofErr w:type="spellStart"/>
      <w:r w:rsidR="00B97F12" w:rsidRPr="009D4168">
        <w:rPr>
          <w:rFonts w:ascii="Arial" w:hAnsi="Arial" w:cs="Arial"/>
          <w:sz w:val="40"/>
          <w:szCs w:val="40"/>
        </w:rPr>
        <w:t>Github</w:t>
      </w:r>
      <w:proofErr w:type="spellEnd"/>
      <w:r w:rsidR="00B97F12" w:rsidRPr="009D4168">
        <w:rPr>
          <w:rFonts w:ascii="Arial" w:hAnsi="Arial" w:cs="Arial"/>
          <w:sz w:val="40"/>
          <w:szCs w:val="40"/>
        </w:rPr>
        <w:t>, Quora, Research-</w:t>
      </w:r>
      <w:proofErr w:type="gramStart"/>
      <w:r w:rsidR="00B97F12" w:rsidRPr="009D4168">
        <w:rPr>
          <w:rFonts w:ascii="Arial" w:hAnsi="Arial" w:cs="Arial"/>
          <w:sz w:val="40"/>
          <w:szCs w:val="40"/>
        </w:rPr>
        <w:t>Gate</w:t>
      </w:r>
      <w:r w:rsidR="009D4168">
        <w:rPr>
          <w:rFonts w:ascii="Arial" w:hAnsi="Arial" w:cs="Arial"/>
          <w:sz w:val="40"/>
          <w:szCs w:val="40"/>
        </w:rPr>
        <w:t xml:space="preserve"> </w:t>
      </w:r>
      <w:r w:rsidR="006034D4" w:rsidRPr="009D4168">
        <w:rPr>
          <w:rFonts w:ascii="Arial" w:hAnsi="Arial" w:cs="Arial"/>
          <w:sz w:val="40"/>
          <w:szCs w:val="40"/>
        </w:rPr>
        <w:t>,</w:t>
      </w:r>
      <w:r w:rsidR="00517B68" w:rsidRPr="009D4168">
        <w:rPr>
          <w:rFonts w:ascii="Arial" w:hAnsi="Arial" w:cs="Arial"/>
          <w:sz w:val="40"/>
          <w:szCs w:val="40"/>
        </w:rPr>
        <w:t>Kaggle</w:t>
      </w:r>
      <w:proofErr w:type="gramEnd"/>
      <w:r w:rsidR="00517B68" w:rsidRPr="009D4168">
        <w:rPr>
          <w:rFonts w:ascii="Arial" w:hAnsi="Arial" w:cs="Arial"/>
          <w:sz w:val="40"/>
          <w:szCs w:val="40"/>
        </w:rPr>
        <w:t xml:space="preserve">, </w:t>
      </w:r>
      <w:proofErr w:type="spellStart"/>
      <w:r w:rsidR="00517B68" w:rsidRPr="009D4168">
        <w:rPr>
          <w:rFonts w:ascii="Arial" w:hAnsi="Arial" w:cs="Arial"/>
          <w:sz w:val="40"/>
          <w:szCs w:val="40"/>
        </w:rPr>
        <w:t>Techgig</w:t>
      </w:r>
      <w:proofErr w:type="spellEnd"/>
      <w:r w:rsidR="00517B68" w:rsidRPr="009D4168">
        <w:rPr>
          <w:rFonts w:ascii="Arial" w:hAnsi="Arial" w:cs="Arial"/>
          <w:sz w:val="40"/>
          <w:szCs w:val="40"/>
        </w:rPr>
        <w:t>, Tech-ED, Stack overflow, Wikki Education.</w:t>
      </w:r>
    </w:p>
    <w:p w14:paraId="48C38CBE" w14:textId="77777777" w:rsidR="00517B68" w:rsidRPr="009D4168" w:rsidRDefault="00517B68" w:rsidP="002F7955">
      <w:pPr>
        <w:pStyle w:val="ListParagraph"/>
        <w:rPr>
          <w:rFonts w:ascii="Arial" w:hAnsi="Arial" w:cs="Arial"/>
          <w:sz w:val="40"/>
          <w:szCs w:val="40"/>
        </w:rPr>
      </w:pPr>
    </w:p>
    <w:p w14:paraId="0E55F091" w14:textId="7403622A" w:rsidR="00517B68" w:rsidRPr="009D4168" w:rsidRDefault="00517B68" w:rsidP="00517B68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proofErr w:type="spellStart"/>
      <w:r w:rsidRPr="009D4168">
        <w:rPr>
          <w:rFonts w:ascii="Arial" w:hAnsi="Arial" w:cs="Arial"/>
          <w:sz w:val="40"/>
          <w:szCs w:val="40"/>
        </w:rPr>
        <w:t>Link</w:t>
      </w:r>
      <w:r w:rsidR="006F7D0B" w:rsidRPr="009D4168">
        <w:rPr>
          <w:rFonts w:ascii="Arial" w:hAnsi="Arial" w:cs="Arial"/>
          <w:sz w:val="40"/>
          <w:szCs w:val="40"/>
        </w:rPr>
        <w:t>e</w:t>
      </w:r>
      <w:r w:rsidRPr="009D4168">
        <w:rPr>
          <w:rFonts w:ascii="Arial" w:hAnsi="Arial" w:cs="Arial"/>
          <w:sz w:val="40"/>
          <w:szCs w:val="40"/>
        </w:rPr>
        <w:t>dln</w:t>
      </w:r>
      <w:proofErr w:type="spellEnd"/>
      <w:r w:rsidRPr="009D4168">
        <w:rPr>
          <w:rFonts w:ascii="Arial" w:hAnsi="Arial" w:cs="Arial"/>
          <w:sz w:val="40"/>
          <w:szCs w:val="40"/>
        </w:rPr>
        <w:t>:</w:t>
      </w:r>
    </w:p>
    <w:p w14:paraId="619F34A7" w14:textId="5702AAE4" w:rsidR="00517B68" w:rsidRPr="009D4168" w:rsidRDefault="00517B68" w:rsidP="00517B68">
      <w:pPr>
        <w:pStyle w:val="ListParagraph"/>
        <w:rPr>
          <w:rFonts w:ascii="Arial" w:hAnsi="Arial" w:cs="Arial"/>
          <w:sz w:val="40"/>
          <w:szCs w:val="40"/>
        </w:rPr>
      </w:pPr>
      <w:r w:rsidRPr="009D4168">
        <w:rPr>
          <w:rFonts w:ascii="Arial" w:hAnsi="Arial" w:cs="Arial"/>
          <w:sz w:val="40"/>
          <w:szCs w:val="40"/>
        </w:rPr>
        <w:t xml:space="preserve">        </w:t>
      </w:r>
      <w:r w:rsidR="001E79F4" w:rsidRPr="009D4168">
        <w:rPr>
          <w:rFonts w:ascii="Arial" w:hAnsi="Arial" w:cs="Arial"/>
          <w:sz w:val="40"/>
          <w:szCs w:val="40"/>
        </w:rPr>
        <w:t xml:space="preserve">Is a digital platform </w:t>
      </w:r>
      <w:r w:rsidR="00F62F30" w:rsidRPr="009D4168">
        <w:rPr>
          <w:rFonts w:ascii="Arial" w:hAnsi="Arial" w:cs="Arial"/>
          <w:sz w:val="40"/>
          <w:szCs w:val="40"/>
        </w:rPr>
        <w:t xml:space="preserve">where we can </w:t>
      </w:r>
      <w:r w:rsidR="00696AD3" w:rsidRPr="009D4168">
        <w:rPr>
          <w:rFonts w:ascii="Arial" w:hAnsi="Arial" w:cs="Arial"/>
          <w:sz w:val="40"/>
          <w:szCs w:val="40"/>
        </w:rPr>
        <w:t>post profile and get updated in areas of our interests</w:t>
      </w:r>
      <w:r w:rsidR="0019385D" w:rsidRPr="009D4168">
        <w:rPr>
          <w:rFonts w:ascii="Arial" w:hAnsi="Arial" w:cs="Arial"/>
          <w:sz w:val="40"/>
          <w:szCs w:val="40"/>
        </w:rPr>
        <w:t>. We make network and connection with people who has same interests as ours</w:t>
      </w:r>
      <w:r w:rsidR="0007785F" w:rsidRPr="009D4168">
        <w:rPr>
          <w:rFonts w:ascii="Arial" w:hAnsi="Arial" w:cs="Arial"/>
          <w:sz w:val="40"/>
          <w:szCs w:val="40"/>
        </w:rPr>
        <w:t>.</w:t>
      </w:r>
    </w:p>
    <w:p w14:paraId="14C29BEB" w14:textId="77777777" w:rsidR="0007785F" w:rsidRPr="009D4168" w:rsidRDefault="0007785F" w:rsidP="00517B68">
      <w:pPr>
        <w:pStyle w:val="ListParagraph"/>
        <w:rPr>
          <w:rFonts w:ascii="Arial" w:hAnsi="Arial" w:cs="Arial"/>
          <w:sz w:val="40"/>
          <w:szCs w:val="40"/>
        </w:rPr>
      </w:pPr>
    </w:p>
    <w:p w14:paraId="35331B06" w14:textId="65116DE4" w:rsidR="0007785F" w:rsidRPr="009D4168" w:rsidRDefault="0007785F" w:rsidP="0007785F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9D4168">
        <w:rPr>
          <w:rFonts w:ascii="Arial" w:hAnsi="Arial" w:cs="Arial"/>
          <w:sz w:val="40"/>
          <w:szCs w:val="40"/>
        </w:rPr>
        <w:t>GITHUB:</w:t>
      </w:r>
    </w:p>
    <w:p w14:paraId="056FA774" w14:textId="0F283D49" w:rsidR="0007785F" w:rsidRPr="009D4168" w:rsidRDefault="0007785F" w:rsidP="0007785F">
      <w:pPr>
        <w:pStyle w:val="ListParagraph"/>
        <w:rPr>
          <w:rFonts w:ascii="Arial" w:hAnsi="Arial" w:cs="Arial"/>
          <w:sz w:val="40"/>
          <w:szCs w:val="40"/>
        </w:rPr>
      </w:pPr>
      <w:r w:rsidRPr="009D4168">
        <w:rPr>
          <w:rFonts w:ascii="Arial" w:hAnsi="Arial" w:cs="Arial"/>
          <w:sz w:val="40"/>
          <w:szCs w:val="40"/>
        </w:rPr>
        <w:t xml:space="preserve">        </w:t>
      </w:r>
      <w:r w:rsidR="00787D3E" w:rsidRPr="009D4168">
        <w:rPr>
          <w:rFonts w:ascii="Arial" w:hAnsi="Arial" w:cs="Arial"/>
          <w:sz w:val="40"/>
          <w:szCs w:val="40"/>
        </w:rPr>
        <w:t>i</w:t>
      </w:r>
      <w:r w:rsidR="00CC2D1F" w:rsidRPr="009D4168">
        <w:rPr>
          <w:rFonts w:ascii="Arial" w:hAnsi="Arial" w:cs="Arial"/>
          <w:sz w:val="40"/>
          <w:szCs w:val="40"/>
        </w:rPr>
        <w:t xml:space="preserve">s </w:t>
      </w:r>
      <w:proofErr w:type="gramStart"/>
      <w:r w:rsidR="00CC2D1F" w:rsidRPr="009D4168">
        <w:rPr>
          <w:rFonts w:ascii="Arial" w:hAnsi="Arial" w:cs="Arial"/>
          <w:sz w:val="40"/>
          <w:szCs w:val="40"/>
        </w:rPr>
        <w:t xml:space="preserve">a </w:t>
      </w:r>
      <w:r w:rsidR="00787D3E" w:rsidRPr="009D4168">
        <w:rPr>
          <w:rFonts w:ascii="Arial" w:hAnsi="Arial" w:cs="Arial"/>
          <w:sz w:val="40"/>
          <w:szCs w:val="40"/>
        </w:rPr>
        <w:t xml:space="preserve"> collaborative</w:t>
      </w:r>
      <w:proofErr w:type="gramEnd"/>
      <w:r w:rsidR="00787D3E" w:rsidRPr="009D4168">
        <w:rPr>
          <w:rFonts w:ascii="Arial" w:hAnsi="Arial" w:cs="Arial"/>
          <w:sz w:val="40"/>
          <w:szCs w:val="40"/>
        </w:rPr>
        <w:t xml:space="preserve"> </w:t>
      </w:r>
      <w:r w:rsidR="00CC2D1F" w:rsidRPr="009D4168">
        <w:rPr>
          <w:rFonts w:ascii="Arial" w:hAnsi="Arial" w:cs="Arial"/>
          <w:sz w:val="40"/>
          <w:szCs w:val="40"/>
        </w:rPr>
        <w:t xml:space="preserve">platform for managing </w:t>
      </w:r>
      <w:r w:rsidR="00787D3E" w:rsidRPr="009D4168">
        <w:rPr>
          <w:rFonts w:ascii="Arial" w:hAnsi="Arial" w:cs="Arial"/>
          <w:sz w:val="40"/>
          <w:szCs w:val="40"/>
        </w:rPr>
        <w:t xml:space="preserve">codes and projects. First is creating an account, setting up a </w:t>
      </w:r>
      <w:proofErr w:type="gramStart"/>
      <w:r w:rsidR="00787D3E" w:rsidRPr="009D4168">
        <w:rPr>
          <w:rFonts w:ascii="Arial" w:hAnsi="Arial" w:cs="Arial"/>
          <w:sz w:val="40"/>
          <w:szCs w:val="40"/>
        </w:rPr>
        <w:t>repository ,</w:t>
      </w:r>
      <w:proofErr w:type="gramEnd"/>
      <w:r w:rsidR="00787D3E" w:rsidRPr="009D4168">
        <w:rPr>
          <w:rFonts w:ascii="Arial" w:hAnsi="Arial" w:cs="Arial"/>
          <w:sz w:val="40"/>
          <w:szCs w:val="40"/>
        </w:rPr>
        <w:t xml:space="preserve"> making it private/ public</w:t>
      </w:r>
      <w:r w:rsidR="00DF6529" w:rsidRPr="009D4168">
        <w:rPr>
          <w:rFonts w:ascii="Arial" w:hAnsi="Arial" w:cs="Arial"/>
          <w:sz w:val="40"/>
          <w:szCs w:val="40"/>
        </w:rPr>
        <w:t xml:space="preserve"> and then posting our </w:t>
      </w:r>
      <w:r w:rsidR="003C3509" w:rsidRPr="009D4168">
        <w:rPr>
          <w:rFonts w:ascii="Arial" w:hAnsi="Arial" w:cs="Arial"/>
          <w:sz w:val="40"/>
          <w:szCs w:val="40"/>
        </w:rPr>
        <w:t>codes, readme and project file.</w:t>
      </w:r>
    </w:p>
    <w:p w14:paraId="12E9EC54" w14:textId="77777777" w:rsidR="003C3509" w:rsidRPr="009D4168" w:rsidRDefault="003C3509" w:rsidP="0007785F">
      <w:pPr>
        <w:pStyle w:val="ListParagraph"/>
        <w:rPr>
          <w:rFonts w:ascii="Arial" w:hAnsi="Arial" w:cs="Arial"/>
          <w:sz w:val="40"/>
          <w:szCs w:val="40"/>
        </w:rPr>
      </w:pPr>
    </w:p>
    <w:p w14:paraId="58D90802" w14:textId="382A5599" w:rsidR="003C3509" w:rsidRPr="009D4168" w:rsidRDefault="003C3509" w:rsidP="003C3509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9D4168">
        <w:rPr>
          <w:rFonts w:ascii="Arial" w:hAnsi="Arial" w:cs="Arial"/>
          <w:sz w:val="40"/>
          <w:szCs w:val="40"/>
        </w:rPr>
        <w:t>Quora:</w:t>
      </w:r>
    </w:p>
    <w:p w14:paraId="0911D1FD" w14:textId="4A078D96" w:rsidR="003C3509" w:rsidRPr="009D4168" w:rsidRDefault="003C3509" w:rsidP="003C3509">
      <w:pPr>
        <w:pStyle w:val="ListParagraph"/>
        <w:rPr>
          <w:rFonts w:ascii="Arial" w:hAnsi="Arial" w:cs="Arial"/>
          <w:sz w:val="40"/>
          <w:szCs w:val="40"/>
        </w:rPr>
      </w:pPr>
      <w:r w:rsidRPr="009D4168">
        <w:rPr>
          <w:rFonts w:ascii="Arial" w:hAnsi="Arial" w:cs="Arial"/>
          <w:sz w:val="40"/>
          <w:szCs w:val="40"/>
        </w:rPr>
        <w:t xml:space="preserve">       </w:t>
      </w:r>
      <w:r w:rsidR="006A6D20" w:rsidRPr="009D4168">
        <w:rPr>
          <w:rFonts w:ascii="Arial" w:hAnsi="Arial" w:cs="Arial"/>
          <w:sz w:val="40"/>
          <w:szCs w:val="40"/>
        </w:rPr>
        <w:t>Is a knowledge learning platform where question</w:t>
      </w:r>
      <w:r w:rsidR="007C78CC" w:rsidRPr="009D4168">
        <w:rPr>
          <w:rFonts w:ascii="Arial" w:hAnsi="Arial" w:cs="Arial"/>
          <w:sz w:val="40"/>
          <w:szCs w:val="40"/>
        </w:rPr>
        <w:t>s</w:t>
      </w:r>
      <w:r w:rsidR="006A6D20" w:rsidRPr="009D4168">
        <w:rPr>
          <w:rFonts w:ascii="Arial" w:hAnsi="Arial" w:cs="Arial"/>
          <w:sz w:val="40"/>
          <w:szCs w:val="40"/>
        </w:rPr>
        <w:t xml:space="preserve"> are posted </w:t>
      </w:r>
      <w:r w:rsidR="007C78CC" w:rsidRPr="009D4168">
        <w:rPr>
          <w:rFonts w:ascii="Arial" w:hAnsi="Arial" w:cs="Arial"/>
          <w:sz w:val="40"/>
          <w:szCs w:val="40"/>
        </w:rPr>
        <w:t xml:space="preserve">and we get answers. It has 200+ languages. It improves writing and </w:t>
      </w:r>
      <w:r w:rsidR="007C78CC" w:rsidRPr="009D4168">
        <w:rPr>
          <w:rFonts w:ascii="Arial" w:hAnsi="Arial" w:cs="Arial"/>
          <w:sz w:val="40"/>
          <w:szCs w:val="40"/>
        </w:rPr>
        <w:lastRenderedPageBreak/>
        <w:t xml:space="preserve">thinking skills </w:t>
      </w:r>
      <w:r w:rsidR="00374FB8" w:rsidRPr="009D4168">
        <w:rPr>
          <w:rFonts w:ascii="Arial" w:hAnsi="Arial" w:cs="Arial"/>
          <w:sz w:val="40"/>
          <w:szCs w:val="40"/>
        </w:rPr>
        <w:t>in addition with increase in knowledge.</w:t>
      </w:r>
    </w:p>
    <w:p w14:paraId="1DB82D2C" w14:textId="30844FA0" w:rsidR="00374FB8" w:rsidRPr="009D4168" w:rsidRDefault="00374FB8" w:rsidP="003C3509">
      <w:pPr>
        <w:pStyle w:val="ListParagraph"/>
        <w:rPr>
          <w:rFonts w:ascii="Arial" w:hAnsi="Arial" w:cs="Arial"/>
          <w:sz w:val="40"/>
          <w:szCs w:val="40"/>
        </w:rPr>
      </w:pPr>
    </w:p>
    <w:p w14:paraId="258F899D" w14:textId="2A3180B6" w:rsidR="00374FB8" w:rsidRPr="009D4168" w:rsidRDefault="00374FB8" w:rsidP="00374FB8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9D4168">
        <w:rPr>
          <w:rFonts w:ascii="Arial" w:hAnsi="Arial" w:cs="Arial"/>
          <w:sz w:val="40"/>
          <w:szCs w:val="40"/>
        </w:rPr>
        <w:t>Research Gate:</w:t>
      </w:r>
    </w:p>
    <w:p w14:paraId="1A0FA7EE" w14:textId="4FA6FE19" w:rsidR="00374FB8" w:rsidRPr="009D4168" w:rsidRDefault="00374FB8" w:rsidP="00374FB8">
      <w:pPr>
        <w:pStyle w:val="ListParagraph"/>
        <w:rPr>
          <w:rFonts w:ascii="Arial" w:hAnsi="Arial" w:cs="Arial"/>
          <w:sz w:val="40"/>
          <w:szCs w:val="40"/>
        </w:rPr>
      </w:pPr>
      <w:r w:rsidRPr="009D4168">
        <w:rPr>
          <w:rFonts w:ascii="Arial" w:hAnsi="Arial" w:cs="Arial"/>
          <w:sz w:val="40"/>
          <w:szCs w:val="40"/>
        </w:rPr>
        <w:t xml:space="preserve">     </w:t>
      </w:r>
      <w:r w:rsidR="000D77A7" w:rsidRPr="009D4168">
        <w:rPr>
          <w:rFonts w:ascii="Arial" w:hAnsi="Arial" w:cs="Arial"/>
          <w:sz w:val="40"/>
          <w:szCs w:val="40"/>
        </w:rPr>
        <w:t xml:space="preserve"> Is a networking platform between student and professor</w:t>
      </w:r>
      <w:r w:rsidR="00D33851" w:rsidRPr="009D4168">
        <w:rPr>
          <w:rFonts w:ascii="Arial" w:hAnsi="Arial" w:cs="Arial"/>
          <w:sz w:val="40"/>
          <w:szCs w:val="40"/>
        </w:rPr>
        <w:t xml:space="preserve">, scientists and researcher to share research papers. </w:t>
      </w:r>
      <w:r w:rsidR="00626183" w:rsidRPr="009D4168">
        <w:rPr>
          <w:rFonts w:ascii="Arial" w:hAnsi="Arial" w:cs="Arial"/>
          <w:sz w:val="40"/>
          <w:szCs w:val="40"/>
        </w:rPr>
        <w:t xml:space="preserve">It </w:t>
      </w:r>
      <w:r w:rsidR="00B1760C" w:rsidRPr="009D4168">
        <w:rPr>
          <w:rFonts w:ascii="Arial" w:hAnsi="Arial" w:cs="Arial"/>
          <w:sz w:val="40"/>
          <w:szCs w:val="40"/>
        </w:rPr>
        <w:t>increases academic networking and connects to professionals</w:t>
      </w:r>
      <w:r w:rsidR="00F63624" w:rsidRPr="009D4168">
        <w:rPr>
          <w:rFonts w:ascii="Arial" w:hAnsi="Arial" w:cs="Arial"/>
          <w:sz w:val="40"/>
          <w:szCs w:val="40"/>
        </w:rPr>
        <w:t xml:space="preserve"> resulting in career development.</w:t>
      </w:r>
    </w:p>
    <w:p w14:paraId="40058BE5" w14:textId="77777777" w:rsidR="00F63624" w:rsidRDefault="00F63624" w:rsidP="00374FB8">
      <w:pPr>
        <w:pStyle w:val="ListParagraph"/>
        <w:rPr>
          <w:rFonts w:ascii="Arial" w:hAnsi="Arial" w:cs="Arial"/>
          <w:b/>
          <w:bCs/>
          <w:sz w:val="40"/>
          <w:szCs w:val="40"/>
        </w:rPr>
      </w:pPr>
    </w:p>
    <w:p w14:paraId="09B4874D" w14:textId="77777777" w:rsidR="00F63624" w:rsidRDefault="00F63624" w:rsidP="00F63624">
      <w:pPr>
        <w:pStyle w:val="ListParagraph"/>
        <w:rPr>
          <w:rFonts w:ascii="Arial" w:hAnsi="Arial" w:cs="Arial"/>
          <w:b/>
          <w:bCs/>
          <w:sz w:val="40"/>
          <w:szCs w:val="40"/>
        </w:rPr>
      </w:pPr>
    </w:p>
    <w:p w14:paraId="1C884F8B" w14:textId="0107BE7E" w:rsidR="00F63624" w:rsidRDefault="00F63624" w:rsidP="00F63624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40"/>
          <w:szCs w:val="40"/>
        </w:rPr>
      </w:pPr>
      <w:r w:rsidRPr="00C85D3D">
        <w:rPr>
          <w:rFonts w:ascii="Arial" w:hAnsi="Arial" w:cs="Arial"/>
          <w:b/>
          <w:bCs/>
          <w:sz w:val="40"/>
          <w:szCs w:val="40"/>
        </w:rPr>
        <w:t xml:space="preserve">MODULE </w:t>
      </w:r>
      <w:r>
        <w:rPr>
          <w:rFonts w:ascii="Arial" w:hAnsi="Arial" w:cs="Arial"/>
          <w:b/>
          <w:bCs/>
          <w:sz w:val="40"/>
          <w:szCs w:val="40"/>
        </w:rPr>
        <w:t>3</w:t>
      </w:r>
      <w:r w:rsidRPr="00C85D3D">
        <w:rPr>
          <w:rFonts w:ascii="Arial" w:hAnsi="Arial" w:cs="Arial"/>
          <w:b/>
          <w:bCs/>
          <w:sz w:val="40"/>
          <w:szCs w:val="40"/>
        </w:rPr>
        <w:t>:</w:t>
      </w:r>
    </w:p>
    <w:p w14:paraId="5454A08D" w14:textId="77777777" w:rsidR="00F63624" w:rsidRDefault="00F63624" w:rsidP="00F63624">
      <w:pPr>
        <w:pStyle w:val="ListParagraph"/>
        <w:rPr>
          <w:rFonts w:ascii="Arial" w:hAnsi="Arial" w:cs="Arial"/>
          <w:b/>
          <w:bCs/>
          <w:sz w:val="40"/>
          <w:szCs w:val="40"/>
        </w:rPr>
      </w:pPr>
    </w:p>
    <w:p w14:paraId="4BD31E8B" w14:textId="0B402909" w:rsidR="00F63624" w:rsidRPr="00EA254B" w:rsidRDefault="00B22CF4" w:rsidP="00F63624">
      <w:pPr>
        <w:pStyle w:val="ListParagraph"/>
        <w:rPr>
          <w:rFonts w:ascii="Arial" w:hAnsi="Arial" w:cs="Arial"/>
          <w:sz w:val="40"/>
          <w:szCs w:val="40"/>
        </w:rPr>
      </w:pPr>
      <w:r w:rsidRPr="00EA254B">
        <w:rPr>
          <w:rFonts w:ascii="Arial" w:hAnsi="Arial" w:cs="Arial"/>
          <w:sz w:val="40"/>
          <w:szCs w:val="40"/>
        </w:rPr>
        <w:t xml:space="preserve">It describes programming and collaborative learning platforms like </w:t>
      </w:r>
      <w:r w:rsidR="00C466F2" w:rsidRPr="00EA254B">
        <w:rPr>
          <w:rFonts w:ascii="Arial" w:hAnsi="Arial" w:cs="Arial"/>
          <w:sz w:val="40"/>
          <w:szCs w:val="40"/>
        </w:rPr>
        <w:t>Google workspace, Google Doc, Google Slides,</w:t>
      </w:r>
      <w:r w:rsidR="009D4168" w:rsidRPr="00EA254B">
        <w:rPr>
          <w:rFonts w:ascii="Arial" w:hAnsi="Arial" w:cs="Arial"/>
          <w:sz w:val="40"/>
          <w:szCs w:val="40"/>
        </w:rPr>
        <w:t xml:space="preserve"> Hacker Rank, Hacker Earth, Code Tantra, Code Chef.</w:t>
      </w:r>
    </w:p>
    <w:p w14:paraId="5204034A" w14:textId="77777777" w:rsidR="009D4168" w:rsidRPr="004C01D5" w:rsidRDefault="009D4168" w:rsidP="00F63624">
      <w:pPr>
        <w:pStyle w:val="ListParagraph"/>
        <w:rPr>
          <w:rFonts w:ascii="Arial" w:hAnsi="Arial" w:cs="Arial"/>
          <w:sz w:val="40"/>
          <w:szCs w:val="40"/>
        </w:rPr>
      </w:pPr>
    </w:p>
    <w:p w14:paraId="176B064E" w14:textId="2FE92E86" w:rsidR="009D4168" w:rsidRPr="004C01D5" w:rsidRDefault="009F503C" w:rsidP="009D4168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4C01D5">
        <w:rPr>
          <w:rFonts w:ascii="Arial" w:hAnsi="Arial" w:cs="Arial"/>
          <w:sz w:val="40"/>
          <w:szCs w:val="40"/>
        </w:rPr>
        <w:t>Google workspace:</w:t>
      </w:r>
    </w:p>
    <w:p w14:paraId="6F28E2FD" w14:textId="4F51D2FF" w:rsidR="009F503C" w:rsidRPr="004C01D5" w:rsidRDefault="009F503C" w:rsidP="009F503C">
      <w:pPr>
        <w:pStyle w:val="ListParagraph"/>
        <w:rPr>
          <w:rFonts w:ascii="Arial" w:hAnsi="Arial" w:cs="Arial"/>
          <w:sz w:val="40"/>
          <w:szCs w:val="40"/>
        </w:rPr>
      </w:pPr>
      <w:r w:rsidRPr="004C01D5">
        <w:rPr>
          <w:rFonts w:ascii="Arial" w:hAnsi="Arial" w:cs="Arial"/>
          <w:sz w:val="40"/>
          <w:szCs w:val="40"/>
        </w:rPr>
        <w:t xml:space="preserve">       </w:t>
      </w:r>
      <w:r w:rsidR="008E5C70" w:rsidRPr="004C01D5">
        <w:rPr>
          <w:rFonts w:ascii="Arial" w:hAnsi="Arial" w:cs="Arial"/>
          <w:sz w:val="40"/>
          <w:szCs w:val="40"/>
        </w:rPr>
        <w:t xml:space="preserve">Is </w:t>
      </w:r>
      <w:proofErr w:type="gramStart"/>
      <w:r w:rsidR="008E5C70" w:rsidRPr="004C01D5">
        <w:rPr>
          <w:rFonts w:ascii="Arial" w:hAnsi="Arial" w:cs="Arial"/>
          <w:sz w:val="40"/>
          <w:szCs w:val="40"/>
        </w:rPr>
        <w:t>a</w:t>
      </w:r>
      <w:proofErr w:type="gramEnd"/>
      <w:r w:rsidR="008E5C70" w:rsidRPr="004C01D5">
        <w:rPr>
          <w:rFonts w:ascii="Arial" w:hAnsi="Arial" w:cs="Arial"/>
          <w:sz w:val="40"/>
          <w:szCs w:val="40"/>
        </w:rPr>
        <w:t xml:space="preserve"> online tool for student, educators, business owner</w:t>
      </w:r>
      <w:r w:rsidR="009A6F58" w:rsidRPr="004C01D5">
        <w:rPr>
          <w:rFonts w:ascii="Arial" w:hAnsi="Arial" w:cs="Arial"/>
          <w:sz w:val="40"/>
          <w:szCs w:val="40"/>
        </w:rPr>
        <w:t xml:space="preserve"> </w:t>
      </w:r>
      <w:r w:rsidR="00147E18" w:rsidRPr="004C01D5">
        <w:rPr>
          <w:rFonts w:ascii="Arial" w:hAnsi="Arial" w:cs="Arial"/>
          <w:sz w:val="40"/>
          <w:szCs w:val="40"/>
        </w:rPr>
        <w:t>in which g</w:t>
      </w:r>
      <w:r w:rsidR="00AA68DE">
        <w:rPr>
          <w:rFonts w:ascii="Arial" w:hAnsi="Arial" w:cs="Arial"/>
          <w:sz w:val="40"/>
          <w:szCs w:val="40"/>
        </w:rPr>
        <w:t>-</w:t>
      </w:r>
      <w:r w:rsidR="00147E18" w:rsidRPr="004C01D5">
        <w:rPr>
          <w:rFonts w:ascii="Arial" w:hAnsi="Arial" w:cs="Arial"/>
          <w:sz w:val="40"/>
          <w:szCs w:val="40"/>
        </w:rPr>
        <w:t>mail, docs, drive and meet work together in real time from anywhere</w:t>
      </w:r>
      <w:r w:rsidR="00F3246C" w:rsidRPr="004C01D5">
        <w:rPr>
          <w:rFonts w:ascii="Arial" w:hAnsi="Arial" w:cs="Arial"/>
          <w:sz w:val="40"/>
          <w:szCs w:val="40"/>
        </w:rPr>
        <w:t>.</w:t>
      </w:r>
    </w:p>
    <w:p w14:paraId="1FE91BFF" w14:textId="77777777" w:rsidR="00F3246C" w:rsidRDefault="00F3246C" w:rsidP="009F503C">
      <w:pPr>
        <w:pStyle w:val="ListParagraph"/>
        <w:rPr>
          <w:rFonts w:ascii="Arial" w:hAnsi="Arial" w:cs="Arial"/>
          <w:sz w:val="40"/>
          <w:szCs w:val="40"/>
        </w:rPr>
      </w:pPr>
    </w:p>
    <w:p w14:paraId="0AC462EF" w14:textId="7714F771" w:rsidR="0043730B" w:rsidRDefault="0043730B" w:rsidP="009F503C">
      <w:pPr>
        <w:pStyle w:val="ListParagraph"/>
        <w:rPr>
          <w:rFonts w:ascii="Arial" w:hAnsi="Arial" w:cs="Arial"/>
          <w:sz w:val="40"/>
          <w:szCs w:val="40"/>
        </w:rPr>
      </w:pPr>
      <w:hyperlink r:id="rId6" w:history="1">
        <w:r w:rsidRPr="00986440">
          <w:rPr>
            <w:rStyle w:val="Hyperlink"/>
            <w:rFonts w:ascii="Arial" w:hAnsi="Arial" w:cs="Arial"/>
            <w:sz w:val="40"/>
            <w:szCs w:val="40"/>
          </w:rPr>
          <w:t>https://docs.google.com/forms/d/e/1FAIpQLSepPnZQXQmC6C7n5aXWNGq0XeK49UVVokNFiPjS92ULZMzHAg/viewform?usp=header</w:t>
        </w:r>
      </w:hyperlink>
    </w:p>
    <w:p w14:paraId="19440F35" w14:textId="5A1BBED6" w:rsidR="0043730B" w:rsidRPr="004C01D5" w:rsidRDefault="0043730B" w:rsidP="009F503C">
      <w:pPr>
        <w:pStyle w:val="ListParagraph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(google form for digital literacy awareness quiz)</w:t>
      </w:r>
    </w:p>
    <w:p w14:paraId="772BB9E1" w14:textId="77777777" w:rsidR="004C01D5" w:rsidRDefault="004C01D5" w:rsidP="004C01D5">
      <w:pPr>
        <w:pStyle w:val="ListParagraph"/>
        <w:rPr>
          <w:rFonts w:ascii="Arial" w:hAnsi="Arial" w:cs="Arial"/>
          <w:sz w:val="40"/>
          <w:szCs w:val="40"/>
        </w:rPr>
      </w:pPr>
    </w:p>
    <w:p w14:paraId="232B2339" w14:textId="77777777" w:rsidR="004C01D5" w:rsidRPr="004C01D5" w:rsidRDefault="004C01D5" w:rsidP="004C01D5">
      <w:pPr>
        <w:pStyle w:val="ListParagraph"/>
        <w:rPr>
          <w:rFonts w:ascii="Arial" w:hAnsi="Arial" w:cs="Arial"/>
          <w:sz w:val="40"/>
          <w:szCs w:val="40"/>
        </w:rPr>
      </w:pPr>
    </w:p>
    <w:p w14:paraId="5B9CAD07" w14:textId="1BB7D9D0" w:rsidR="00F3246C" w:rsidRPr="004C01D5" w:rsidRDefault="00F3246C" w:rsidP="00F3246C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4C01D5">
        <w:rPr>
          <w:rFonts w:ascii="Arial" w:hAnsi="Arial" w:cs="Arial"/>
          <w:sz w:val="40"/>
          <w:szCs w:val="40"/>
        </w:rPr>
        <w:t>Google Slides:</w:t>
      </w:r>
    </w:p>
    <w:p w14:paraId="13BDA312" w14:textId="18912DC5" w:rsidR="00F3246C" w:rsidRPr="004C01D5" w:rsidRDefault="00F3246C" w:rsidP="00F3246C">
      <w:pPr>
        <w:pStyle w:val="ListParagraph"/>
        <w:rPr>
          <w:rFonts w:ascii="Arial" w:hAnsi="Arial" w:cs="Arial"/>
          <w:sz w:val="40"/>
          <w:szCs w:val="40"/>
        </w:rPr>
      </w:pPr>
      <w:r w:rsidRPr="004C01D5">
        <w:rPr>
          <w:rFonts w:ascii="Arial" w:hAnsi="Arial" w:cs="Arial"/>
          <w:sz w:val="40"/>
          <w:szCs w:val="40"/>
        </w:rPr>
        <w:t xml:space="preserve">        </w:t>
      </w:r>
      <w:r w:rsidR="00981FC1" w:rsidRPr="004C01D5">
        <w:rPr>
          <w:rFonts w:ascii="Arial" w:hAnsi="Arial" w:cs="Arial"/>
          <w:sz w:val="40"/>
          <w:szCs w:val="40"/>
        </w:rPr>
        <w:t xml:space="preserve">Is a powerful </w:t>
      </w:r>
      <w:proofErr w:type="gramStart"/>
      <w:r w:rsidR="00981FC1" w:rsidRPr="004C01D5">
        <w:rPr>
          <w:rFonts w:ascii="Arial" w:hAnsi="Arial" w:cs="Arial"/>
          <w:sz w:val="40"/>
          <w:szCs w:val="40"/>
        </w:rPr>
        <w:t>user friendly</w:t>
      </w:r>
      <w:proofErr w:type="gramEnd"/>
      <w:r w:rsidR="00981FC1" w:rsidRPr="004C01D5">
        <w:rPr>
          <w:rFonts w:ascii="Arial" w:hAnsi="Arial" w:cs="Arial"/>
          <w:sz w:val="40"/>
          <w:szCs w:val="40"/>
        </w:rPr>
        <w:t xml:space="preserve"> presentation tool</w:t>
      </w:r>
      <w:r w:rsidR="00742A8A" w:rsidRPr="004C01D5">
        <w:rPr>
          <w:rFonts w:ascii="Arial" w:hAnsi="Arial" w:cs="Arial"/>
          <w:sz w:val="40"/>
          <w:szCs w:val="40"/>
        </w:rPr>
        <w:t xml:space="preserve"> where it creates presentation </w:t>
      </w:r>
      <w:proofErr w:type="gramStart"/>
      <w:r w:rsidR="00742A8A" w:rsidRPr="004C01D5">
        <w:rPr>
          <w:rFonts w:ascii="Arial" w:hAnsi="Arial" w:cs="Arial"/>
          <w:sz w:val="40"/>
          <w:szCs w:val="40"/>
        </w:rPr>
        <w:t>slides</w:t>
      </w:r>
      <w:r w:rsidR="00B200F9">
        <w:rPr>
          <w:rFonts w:ascii="Arial" w:hAnsi="Arial" w:cs="Arial"/>
          <w:sz w:val="40"/>
          <w:szCs w:val="40"/>
        </w:rPr>
        <w:t xml:space="preserve"> .</w:t>
      </w:r>
      <w:r w:rsidR="003D24E3" w:rsidRPr="004C01D5">
        <w:rPr>
          <w:rFonts w:ascii="Arial" w:hAnsi="Arial" w:cs="Arial"/>
          <w:sz w:val="40"/>
          <w:szCs w:val="40"/>
        </w:rPr>
        <w:t>It</w:t>
      </w:r>
      <w:proofErr w:type="gramEnd"/>
      <w:r w:rsidR="003D24E3" w:rsidRPr="004C01D5">
        <w:rPr>
          <w:rFonts w:ascii="Arial" w:hAnsi="Arial" w:cs="Arial"/>
          <w:sz w:val="40"/>
          <w:szCs w:val="40"/>
        </w:rPr>
        <w:t xml:space="preserve"> is effective solution for </w:t>
      </w:r>
      <w:r w:rsidR="0013334D" w:rsidRPr="004C01D5">
        <w:rPr>
          <w:rFonts w:ascii="Arial" w:hAnsi="Arial" w:cs="Arial"/>
          <w:sz w:val="40"/>
          <w:szCs w:val="40"/>
        </w:rPr>
        <w:t xml:space="preserve">education, business and </w:t>
      </w:r>
      <w:proofErr w:type="gramStart"/>
      <w:r w:rsidR="0013334D" w:rsidRPr="004C01D5">
        <w:rPr>
          <w:rFonts w:ascii="Arial" w:hAnsi="Arial" w:cs="Arial"/>
          <w:sz w:val="40"/>
          <w:szCs w:val="40"/>
        </w:rPr>
        <w:t>professionals</w:t>
      </w:r>
      <w:proofErr w:type="gramEnd"/>
      <w:r w:rsidR="0013334D" w:rsidRPr="004C01D5">
        <w:rPr>
          <w:rFonts w:ascii="Arial" w:hAnsi="Arial" w:cs="Arial"/>
          <w:sz w:val="40"/>
          <w:szCs w:val="40"/>
        </w:rPr>
        <w:t xml:space="preserve"> environments.</w:t>
      </w:r>
    </w:p>
    <w:p w14:paraId="0A8C08D6" w14:textId="77777777" w:rsidR="0013334D" w:rsidRPr="004C01D5" w:rsidRDefault="0013334D" w:rsidP="00F3246C">
      <w:pPr>
        <w:pStyle w:val="ListParagraph"/>
        <w:rPr>
          <w:rFonts w:ascii="Arial" w:hAnsi="Arial" w:cs="Arial"/>
          <w:sz w:val="40"/>
          <w:szCs w:val="40"/>
        </w:rPr>
      </w:pPr>
    </w:p>
    <w:p w14:paraId="42A4A12E" w14:textId="53310E9D" w:rsidR="0013334D" w:rsidRPr="004C01D5" w:rsidRDefault="00F66310" w:rsidP="0013334D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4C01D5">
        <w:rPr>
          <w:rFonts w:ascii="Arial" w:hAnsi="Arial" w:cs="Arial"/>
          <w:sz w:val="40"/>
          <w:szCs w:val="40"/>
        </w:rPr>
        <w:t>Hacker Rank:</w:t>
      </w:r>
    </w:p>
    <w:p w14:paraId="59C4126F" w14:textId="3B0D18BE" w:rsidR="00F66310" w:rsidRPr="004C01D5" w:rsidRDefault="00F66310" w:rsidP="00F66310">
      <w:pPr>
        <w:pStyle w:val="ListParagraph"/>
        <w:rPr>
          <w:rFonts w:ascii="Arial" w:hAnsi="Arial" w:cs="Arial"/>
          <w:sz w:val="40"/>
          <w:szCs w:val="40"/>
        </w:rPr>
      </w:pPr>
      <w:r w:rsidRPr="004C01D5">
        <w:rPr>
          <w:rFonts w:ascii="Arial" w:hAnsi="Arial" w:cs="Arial"/>
          <w:sz w:val="40"/>
          <w:szCs w:val="40"/>
        </w:rPr>
        <w:t xml:space="preserve">     It is a widely used coding platform</w:t>
      </w:r>
      <w:r w:rsidR="00AB4932" w:rsidRPr="004C01D5">
        <w:rPr>
          <w:rFonts w:ascii="Arial" w:hAnsi="Arial" w:cs="Arial"/>
          <w:sz w:val="40"/>
          <w:szCs w:val="40"/>
        </w:rPr>
        <w:t xml:space="preserve"> focuses on skill building and interview preparation. </w:t>
      </w:r>
      <w:r w:rsidR="008C0CFB" w:rsidRPr="004C01D5">
        <w:rPr>
          <w:rFonts w:ascii="Arial" w:hAnsi="Arial" w:cs="Arial"/>
          <w:sz w:val="40"/>
          <w:szCs w:val="40"/>
        </w:rPr>
        <w:t xml:space="preserve">It contains algorithm, data structures, mathematics, SQL, AI, interview preparation kit. </w:t>
      </w:r>
    </w:p>
    <w:p w14:paraId="52763109" w14:textId="77777777" w:rsidR="00F63624" w:rsidRPr="004C01D5" w:rsidRDefault="00F63624" w:rsidP="00F63624">
      <w:pPr>
        <w:pStyle w:val="ListParagraph"/>
        <w:rPr>
          <w:rFonts w:ascii="Arial" w:hAnsi="Arial" w:cs="Arial"/>
          <w:sz w:val="40"/>
          <w:szCs w:val="40"/>
        </w:rPr>
      </w:pPr>
    </w:p>
    <w:p w14:paraId="547B1BF9" w14:textId="4994F852" w:rsidR="00E16D61" w:rsidRDefault="002923CB" w:rsidP="002923CB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Code Chef:</w:t>
      </w:r>
    </w:p>
    <w:p w14:paraId="759BD746" w14:textId="1BC83E8A" w:rsidR="002923CB" w:rsidRDefault="002923CB" w:rsidP="002923CB">
      <w:pPr>
        <w:pStyle w:val="ListParagraph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 </w:t>
      </w:r>
      <w:r w:rsidR="00681AD9">
        <w:rPr>
          <w:rFonts w:ascii="Arial" w:hAnsi="Arial" w:cs="Arial"/>
          <w:sz w:val="40"/>
          <w:szCs w:val="40"/>
        </w:rPr>
        <w:t xml:space="preserve">Is a competitive coding environment created by Unacademy </w:t>
      </w:r>
      <w:r w:rsidR="00714AA0">
        <w:rPr>
          <w:rFonts w:ascii="Arial" w:hAnsi="Arial" w:cs="Arial"/>
          <w:sz w:val="40"/>
          <w:szCs w:val="40"/>
        </w:rPr>
        <w:t xml:space="preserve">and originally started by </w:t>
      </w:r>
      <w:proofErr w:type="spellStart"/>
      <w:r w:rsidR="00714AA0">
        <w:rPr>
          <w:rFonts w:ascii="Arial" w:hAnsi="Arial" w:cs="Arial"/>
          <w:sz w:val="40"/>
          <w:szCs w:val="40"/>
        </w:rPr>
        <w:t>Directi</w:t>
      </w:r>
      <w:proofErr w:type="spellEnd"/>
      <w:r w:rsidR="00811952">
        <w:rPr>
          <w:rFonts w:ascii="Arial" w:hAnsi="Arial" w:cs="Arial"/>
          <w:sz w:val="40"/>
          <w:szCs w:val="40"/>
        </w:rPr>
        <w:t xml:space="preserve">. </w:t>
      </w:r>
      <w:r w:rsidR="00714AA0">
        <w:rPr>
          <w:rFonts w:ascii="Arial" w:hAnsi="Arial" w:cs="Arial"/>
          <w:sz w:val="40"/>
          <w:szCs w:val="40"/>
        </w:rPr>
        <w:t xml:space="preserve"> Long challenge</w:t>
      </w:r>
      <w:r w:rsidR="00811952">
        <w:rPr>
          <w:rFonts w:ascii="Arial" w:hAnsi="Arial" w:cs="Arial"/>
          <w:sz w:val="40"/>
          <w:szCs w:val="40"/>
        </w:rPr>
        <w:t>, Cook-off and Lunch time are the different stages of coding competitions.</w:t>
      </w:r>
    </w:p>
    <w:p w14:paraId="2C6715BB" w14:textId="77777777" w:rsidR="004C01D5" w:rsidRDefault="004C01D5" w:rsidP="002923CB">
      <w:pPr>
        <w:pStyle w:val="ListParagraph"/>
        <w:rPr>
          <w:rFonts w:ascii="Arial" w:hAnsi="Arial" w:cs="Arial"/>
          <w:sz w:val="40"/>
          <w:szCs w:val="40"/>
        </w:rPr>
      </w:pPr>
    </w:p>
    <w:p w14:paraId="28B12A17" w14:textId="77777777" w:rsidR="004C01D5" w:rsidRDefault="004C01D5" w:rsidP="002923CB">
      <w:pPr>
        <w:pStyle w:val="ListParagraph"/>
        <w:rPr>
          <w:rFonts w:ascii="Arial" w:hAnsi="Arial" w:cs="Arial"/>
          <w:sz w:val="40"/>
          <w:szCs w:val="40"/>
        </w:rPr>
      </w:pPr>
    </w:p>
    <w:p w14:paraId="700DA9B7" w14:textId="14F4E0DC" w:rsidR="004C01D5" w:rsidRDefault="004C01D5" w:rsidP="004C01D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40"/>
          <w:szCs w:val="40"/>
        </w:rPr>
      </w:pPr>
      <w:r w:rsidRPr="00C85D3D">
        <w:rPr>
          <w:rFonts w:ascii="Arial" w:hAnsi="Arial" w:cs="Arial"/>
          <w:b/>
          <w:bCs/>
          <w:sz w:val="40"/>
          <w:szCs w:val="40"/>
        </w:rPr>
        <w:t xml:space="preserve">MODULE </w:t>
      </w:r>
      <w:r w:rsidR="002221A1">
        <w:rPr>
          <w:rFonts w:ascii="Arial" w:hAnsi="Arial" w:cs="Arial"/>
          <w:b/>
          <w:bCs/>
          <w:sz w:val="40"/>
          <w:szCs w:val="40"/>
        </w:rPr>
        <w:t>4</w:t>
      </w:r>
      <w:r w:rsidRPr="00C85D3D">
        <w:rPr>
          <w:rFonts w:ascii="Arial" w:hAnsi="Arial" w:cs="Arial"/>
          <w:b/>
          <w:bCs/>
          <w:sz w:val="40"/>
          <w:szCs w:val="40"/>
        </w:rPr>
        <w:t>:</w:t>
      </w:r>
    </w:p>
    <w:p w14:paraId="23CC8AC9" w14:textId="684BDE32" w:rsidR="002221A1" w:rsidRDefault="002221A1" w:rsidP="002221A1">
      <w:pPr>
        <w:pStyle w:val="ListParagraph"/>
        <w:rPr>
          <w:rFonts w:ascii="Arial" w:hAnsi="Arial" w:cs="Arial"/>
          <w:b/>
          <w:bCs/>
          <w:sz w:val="40"/>
          <w:szCs w:val="40"/>
        </w:rPr>
      </w:pPr>
    </w:p>
    <w:p w14:paraId="30598340" w14:textId="3F8AAFEF" w:rsidR="008E084A" w:rsidRPr="00B200F9" w:rsidRDefault="00B200F9" w:rsidP="008E084A">
      <w:pPr>
        <w:pStyle w:val="ListParagraph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   </w:t>
      </w:r>
      <w:r w:rsidR="002221A1" w:rsidRPr="00B200F9">
        <w:rPr>
          <w:rFonts w:ascii="Arial" w:hAnsi="Arial" w:cs="Arial"/>
          <w:sz w:val="40"/>
          <w:szCs w:val="40"/>
        </w:rPr>
        <w:t xml:space="preserve">It describes </w:t>
      </w:r>
      <w:r w:rsidR="008E084A" w:rsidRPr="00B200F9">
        <w:rPr>
          <w:rFonts w:ascii="Arial" w:hAnsi="Arial" w:cs="Arial"/>
          <w:sz w:val="40"/>
          <w:szCs w:val="40"/>
        </w:rPr>
        <w:t>Email- Etiquette</w:t>
      </w:r>
      <w:r w:rsidR="00264B8E" w:rsidRPr="00B200F9">
        <w:rPr>
          <w:rFonts w:ascii="Arial" w:hAnsi="Arial" w:cs="Arial"/>
          <w:sz w:val="40"/>
          <w:szCs w:val="40"/>
        </w:rPr>
        <w:t xml:space="preserve"> and basics of social media etiquette</w:t>
      </w:r>
      <w:r w:rsidR="001C42EF" w:rsidRPr="00B200F9">
        <w:rPr>
          <w:rFonts w:ascii="Arial" w:hAnsi="Arial" w:cs="Arial"/>
          <w:sz w:val="40"/>
          <w:szCs w:val="40"/>
        </w:rPr>
        <w:t xml:space="preserve"> as </w:t>
      </w:r>
      <w:proofErr w:type="gramStart"/>
      <w:r w:rsidR="001C42EF" w:rsidRPr="00B200F9">
        <w:rPr>
          <w:rFonts w:ascii="Arial" w:hAnsi="Arial" w:cs="Arial"/>
          <w:sz w:val="40"/>
          <w:szCs w:val="40"/>
        </w:rPr>
        <w:t>these essential</w:t>
      </w:r>
      <w:proofErr w:type="gramEnd"/>
      <w:r w:rsidR="001C42EF" w:rsidRPr="00B200F9">
        <w:rPr>
          <w:rFonts w:ascii="Arial" w:hAnsi="Arial" w:cs="Arial"/>
          <w:sz w:val="40"/>
          <w:szCs w:val="40"/>
        </w:rPr>
        <w:t xml:space="preserve"> for maintaining professional image and effective communication in digital </w:t>
      </w:r>
      <w:proofErr w:type="gramStart"/>
      <w:r w:rsidR="001C42EF" w:rsidRPr="00B200F9">
        <w:rPr>
          <w:rFonts w:ascii="Arial" w:hAnsi="Arial" w:cs="Arial"/>
          <w:sz w:val="40"/>
          <w:szCs w:val="40"/>
        </w:rPr>
        <w:t>world</w:t>
      </w:r>
      <w:r w:rsidR="002278D2" w:rsidRPr="00B200F9">
        <w:rPr>
          <w:rFonts w:ascii="Arial" w:hAnsi="Arial" w:cs="Arial"/>
          <w:sz w:val="40"/>
          <w:szCs w:val="40"/>
        </w:rPr>
        <w:t xml:space="preserve"> .</w:t>
      </w:r>
      <w:r w:rsidR="00906439" w:rsidRPr="00B200F9">
        <w:rPr>
          <w:rFonts w:ascii="Arial" w:hAnsi="Arial" w:cs="Arial"/>
          <w:sz w:val="40"/>
          <w:szCs w:val="40"/>
        </w:rPr>
        <w:t>It</w:t>
      </w:r>
      <w:proofErr w:type="gramEnd"/>
      <w:r w:rsidR="00906439" w:rsidRPr="00B200F9">
        <w:rPr>
          <w:rFonts w:ascii="Arial" w:hAnsi="Arial" w:cs="Arial"/>
          <w:sz w:val="40"/>
          <w:szCs w:val="40"/>
        </w:rPr>
        <w:t xml:space="preserve"> is necessary </w:t>
      </w:r>
      <w:r w:rsidR="001E3CF2" w:rsidRPr="00B200F9">
        <w:rPr>
          <w:rFonts w:ascii="Arial" w:hAnsi="Arial" w:cs="Arial"/>
          <w:sz w:val="40"/>
          <w:szCs w:val="40"/>
        </w:rPr>
        <w:t xml:space="preserve">to </w:t>
      </w:r>
      <w:r w:rsidR="00615004" w:rsidRPr="00B200F9">
        <w:rPr>
          <w:rFonts w:ascii="Arial" w:hAnsi="Arial" w:cs="Arial"/>
          <w:sz w:val="40"/>
          <w:szCs w:val="40"/>
        </w:rPr>
        <w:t xml:space="preserve">write a well written email that includes </w:t>
      </w:r>
      <w:proofErr w:type="gramStart"/>
      <w:r w:rsidR="00615004" w:rsidRPr="00B200F9">
        <w:rPr>
          <w:rFonts w:ascii="Arial" w:hAnsi="Arial" w:cs="Arial"/>
          <w:sz w:val="40"/>
          <w:szCs w:val="40"/>
        </w:rPr>
        <w:t xml:space="preserve">clear </w:t>
      </w:r>
      <w:r w:rsidR="00FA6019" w:rsidRPr="00B200F9">
        <w:rPr>
          <w:rFonts w:ascii="Arial" w:hAnsi="Arial" w:cs="Arial"/>
          <w:sz w:val="40"/>
          <w:szCs w:val="40"/>
        </w:rPr>
        <w:t xml:space="preserve"> subject</w:t>
      </w:r>
      <w:proofErr w:type="gramEnd"/>
      <w:r w:rsidR="00FA6019" w:rsidRPr="00B200F9">
        <w:rPr>
          <w:rFonts w:ascii="Arial" w:hAnsi="Arial" w:cs="Arial"/>
          <w:sz w:val="40"/>
          <w:szCs w:val="40"/>
        </w:rPr>
        <w:t xml:space="preserve"> </w:t>
      </w:r>
      <w:r w:rsidR="00615004" w:rsidRPr="00B200F9">
        <w:rPr>
          <w:rFonts w:ascii="Arial" w:hAnsi="Arial" w:cs="Arial"/>
          <w:sz w:val="40"/>
          <w:szCs w:val="40"/>
        </w:rPr>
        <w:t>lines,</w:t>
      </w:r>
      <w:r w:rsidR="00FA6019" w:rsidRPr="00B200F9">
        <w:rPr>
          <w:rFonts w:ascii="Arial" w:hAnsi="Arial" w:cs="Arial"/>
          <w:sz w:val="40"/>
          <w:szCs w:val="40"/>
        </w:rPr>
        <w:t xml:space="preserve"> polite greetings, concise content,</w:t>
      </w:r>
      <w:r w:rsidR="00D4496F" w:rsidRPr="00B200F9">
        <w:rPr>
          <w:rFonts w:ascii="Arial" w:hAnsi="Arial" w:cs="Arial"/>
          <w:sz w:val="40"/>
          <w:szCs w:val="40"/>
        </w:rPr>
        <w:t xml:space="preserve"> appropriate </w:t>
      </w:r>
      <w:proofErr w:type="gramStart"/>
      <w:r w:rsidR="00D4496F" w:rsidRPr="00B200F9">
        <w:rPr>
          <w:rFonts w:ascii="Arial" w:hAnsi="Arial" w:cs="Arial"/>
          <w:sz w:val="40"/>
          <w:szCs w:val="40"/>
        </w:rPr>
        <w:t>tone ,timely</w:t>
      </w:r>
      <w:proofErr w:type="gramEnd"/>
      <w:r w:rsidR="00D4496F" w:rsidRPr="00B200F9">
        <w:rPr>
          <w:rFonts w:ascii="Arial" w:hAnsi="Arial" w:cs="Arial"/>
          <w:sz w:val="40"/>
          <w:szCs w:val="40"/>
        </w:rPr>
        <w:t xml:space="preserve"> responses, and careful use of CC and BCC</w:t>
      </w:r>
      <w:r w:rsidR="00B85BE8" w:rsidRPr="00B200F9">
        <w:rPr>
          <w:rFonts w:ascii="Arial" w:hAnsi="Arial" w:cs="Arial"/>
          <w:sz w:val="40"/>
          <w:szCs w:val="40"/>
        </w:rPr>
        <w:t>.</w:t>
      </w:r>
    </w:p>
    <w:p w14:paraId="39B15B8F" w14:textId="77777777" w:rsidR="003136D7" w:rsidRPr="00B200F9" w:rsidRDefault="003136D7" w:rsidP="008E084A">
      <w:pPr>
        <w:pStyle w:val="ListParagraph"/>
        <w:rPr>
          <w:rFonts w:ascii="Arial" w:hAnsi="Arial" w:cs="Arial"/>
          <w:sz w:val="40"/>
          <w:szCs w:val="40"/>
        </w:rPr>
      </w:pPr>
    </w:p>
    <w:p w14:paraId="00C42959" w14:textId="4C175126" w:rsidR="002221A1" w:rsidRPr="00B200F9" w:rsidRDefault="003136D7" w:rsidP="001D66CC">
      <w:pPr>
        <w:pStyle w:val="ListParagraph"/>
        <w:rPr>
          <w:rFonts w:ascii="Arial" w:hAnsi="Arial" w:cs="Arial"/>
          <w:sz w:val="40"/>
          <w:szCs w:val="40"/>
        </w:rPr>
      </w:pPr>
      <w:r w:rsidRPr="00B200F9">
        <w:rPr>
          <w:rFonts w:ascii="Arial" w:hAnsi="Arial" w:cs="Arial"/>
          <w:sz w:val="40"/>
          <w:szCs w:val="40"/>
        </w:rPr>
        <w:t xml:space="preserve"> A well organised </w:t>
      </w:r>
      <w:proofErr w:type="gramStart"/>
      <w:r w:rsidRPr="00B200F9">
        <w:rPr>
          <w:rFonts w:ascii="Arial" w:hAnsi="Arial" w:cs="Arial"/>
          <w:sz w:val="40"/>
          <w:szCs w:val="40"/>
        </w:rPr>
        <w:t>email ,</w:t>
      </w:r>
      <w:proofErr w:type="gramEnd"/>
      <w:r w:rsidRPr="00B200F9">
        <w:rPr>
          <w:rFonts w:ascii="Arial" w:hAnsi="Arial" w:cs="Arial"/>
          <w:sz w:val="40"/>
          <w:szCs w:val="40"/>
        </w:rPr>
        <w:t xml:space="preserve"> clean formatting,</w:t>
      </w:r>
      <w:r w:rsidR="000000FA" w:rsidRPr="00B200F9">
        <w:rPr>
          <w:rFonts w:ascii="Arial" w:hAnsi="Arial" w:cs="Arial"/>
          <w:sz w:val="40"/>
          <w:szCs w:val="40"/>
        </w:rPr>
        <w:t xml:space="preserve"> correct use of standard template that delivers clear and respect message.</w:t>
      </w:r>
      <w:r w:rsidR="001D66CC" w:rsidRPr="00B200F9">
        <w:rPr>
          <w:rFonts w:ascii="Arial" w:hAnsi="Arial" w:cs="Arial"/>
          <w:sz w:val="40"/>
          <w:szCs w:val="40"/>
        </w:rPr>
        <w:t xml:space="preserve"> </w:t>
      </w:r>
      <w:r w:rsidR="00335D5F" w:rsidRPr="00B200F9">
        <w:rPr>
          <w:rFonts w:ascii="Arial" w:hAnsi="Arial" w:cs="Arial"/>
          <w:sz w:val="40"/>
          <w:szCs w:val="40"/>
        </w:rPr>
        <w:t xml:space="preserve">It too includes work-place etiquettes </w:t>
      </w:r>
      <w:r w:rsidR="001D66CC" w:rsidRPr="00B200F9">
        <w:rPr>
          <w:rFonts w:ascii="Arial" w:hAnsi="Arial" w:cs="Arial"/>
          <w:sz w:val="40"/>
          <w:szCs w:val="40"/>
        </w:rPr>
        <w:t>containing clarity, politeness, responding on time etc.</w:t>
      </w:r>
    </w:p>
    <w:p w14:paraId="726882AD" w14:textId="77777777" w:rsidR="00E16D61" w:rsidRPr="00B200F9" w:rsidRDefault="00E16D61" w:rsidP="00E16D61">
      <w:pPr>
        <w:pStyle w:val="ListParagraph"/>
        <w:rPr>
          <w:rFonts w:ascii="Arial" w:hAnsi="Arial" w:cs="Arial"/>
          <w:sz w:val="40"/>
          <w:szCs w:val="40"/>
        </w:rPr>
      </w:pPr>
    </w:p>
    <w:p w14:paraId="177CCE26" w14:textId="42A0B44E" w:rsidR="001D66CC" w:rsidRPr="00B200F9" w:rsidRDefault="00F40DF2" w:rsidP="001D66CC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40"/>
          <w:szCs w:val="40"/>
        </w:rPr>
      </w:pPr>
      <w:r w:rsidRPr="00B200F9">
        <w:rPr>
          <w:rFonts w:ascii="Arial" w:hAnsi="Arial" w:cs="Arial"/>
          <w:b/>
          <w:bCs/>
          <w:sz w:val="40"/>
          <w:szCs w:val="40"/>
        </w:rPr>
        <w:t xml:space="preserve"> </w:t>
      </w:r>
      <w:r w:rsidR="001D66CC" w:rsidRPr="00B200F9">
        <w:rPr>
          <w:rFonts w:ascii="Arial" w:hAnsi="Arial" w:cs="Arial"/>
          <w:b/>
          <w:bCs/>
          <w:sz w:val="40"/>
          <w:szCs w:val="40"/>
        </w:rPr>
        <w:t>MODULE 5:</w:t>
      </w:r>
    </w:p>
    <w:p w14:paraId="295A6F2A" w14:textId="468C3BF1" w:rsidR="00A62DCA" w:rsidRPr="00B200F9" w:rsidRDefault="00A62DCA" w:rsidP="00A62DCA">
      <w:pPr>
        <w:rPr>
          <w:rFonts w:ascii="Arial" w:hAnsi="Arial" w:cs="Arial"/>
          <w:sz w:val="40"/>
          <w:szCs w:val="40"/>
        </w:rPr>
      </w:pPr>
      <w:r w:rsidRPr="00B200F9">
        <w:rPr>
          <w:rFonts w:ascii="Arial" w:hAnsi="Arial" w:cs="Arial"/>
          <w:sz w:val="40"/>
          <w:szCs w:val="40"/>
        </w:rPr>
        <w:t xml:space="preserve">                It deals </w:t>
      </w:r>
      <w:proofErr w:type="gramStart"/>
      <w:r w:rsidRPr="00B200F9">
        <w:rPr>
          <w:rFonts w:ascii="Arial" w:hAnsi="Arial" w:cs="Arial"/>
          <w:sz w:val="40"/>
          <w:szCs w:val="40"/>
        </w:rPr>
        <w:t xml:space="preserve">with </w:t>
      </w:r>
      <w:r w:rsidR="005E1137" w:rsidRPr="00B200F9">
        <w:rPr>
          <w:rFonts w:ascii="Arial" w:hAnsi="Arial" w:cs="Arial"/>
          <w:sz w:val="40"/>
          <w:szCs w:val="40"/>
        </w:rPr>
        <w:t xml:space="preserve"> awareness</w:t>
      </w:r>
      <w:proofErr w:type="gramEnd"/>
      <w:r w:rsidR="005E1137" w:rsidRPr="00B200F9">
        <w:rPr>
          <w:rFonts w:ascii="Arial" w:hAnsi="Arial" w:cs="Arial"/>
          <w:sz w:val="40"/>
          <w:szCs w:val="40"/>
        </w:rPr>
        <w:t xml:space="preserve"> </w:t>
      </w:r>
      <w:r w:rsidRPr="00B200F9">
        <w:rPr>
          <w:rFonts w:ascii="Arial" w:hAnsi="Arial" w:cs="Arial"/>
          <w:sz w:val="40"/>
          <w:szCs w:val="40"/>
        </w:rPr>
        <w:t>cyber crime</w:t>
      </w:r>
      <w:r w:rsidR="005E1137" w:rsidRPr="00B200F9">
        <w:rPr>
          <w:rFonts w:ascii="Arial" w:hAnsi="Arial" w:cs="Arial"/>
          <w:sz w:val="40"/>
          <w:szCs w:val="40"/>
        </w:rPr>
        <w:t xml:space="preserve"> and financial </w:t>
      </w:r>
      <w:proofErr w:type="gramStart"/>
      <w:r w:rsidR="005E1137" w:rsidRPr="00B200F9">
        <w:rPr>
          <w:rFonts w:ascii="Arial" w:hAnsi="Arial" w:cs="Arial"/>
          <w:sz w:val="40"/>
          <w:szCs w:val="40"/>
        </w:rPr>
        <w:t>fraudulent</w:t>
      </w:r>
      <w:r w:rsidR="00864936" w:rsidRPr="00B200F9">
        <w:rPr>
          <w:rFonts w:ascii="Arial" w:hAnsi="Arial" w:cs="Arial"/>
          <w:sz w:val="40"/>
          <w:szCs w:val="40"/>
        </w:rPr>
        <w:t xml:space="preserve"> .There</w:t>
      </w:r>
      <w:proofErr w:type="gramEnd"/>
      <w:r w:rsidR="00864936" w:rsidRPr="00B200F9">
        <w:rPr>
          <w:rFonts w:ascii="Arial" w:hAnsi="Arial" w:cs="Arial"/>
          <w:sz w:val="40"/>
          <w:szCs w:val="40"/>
        </w:rPr>
        <w:t xml:space="preserve"> are</w:t>
      </w:r>
      <w:r w:rsidR="005B6F0E" w:rsidRPr="00B200F9">
        <w:rPr>
          <w:rFonts w:ascii="Arial" w:hAnsi="Arial" w:cs="Arial"/>
          <w:sz w:val="40"/>
          <w:szCs w:val="40"/>
        </w:rPr>
        <w:t xml:space="preserve"> various types of </w:t>
      </w:r>
      <w:r w:rsidR="00864936" w:rsidRPr="00B200F9">
        <w:rPr>
          <w:rFonts w:ascii="Arial" w:hAnsi="Arial" w:cs="Arial"/>
          <w:sz w:val="40"/>
          <w:szCs w:val="40"/>
        </w:rPr>
        <w:t>cyber-crimes</w:t>
      </w:r>
      <w:r w:rsidR="005B6F0E" w:rsidRPr="00B200F9">
        <w:rPr>
          <w:rFonts w:ascii="Arial" w:hAnsi="Arial" w:cs="Arial"/>
          <w:sz w:val="40"/>
          <w:szCs w:val="40"/>
        </w:rPr>
        <w:t xml:space="preserve"> which includes phishing, </w:t>
      </w:r>
      <w:r w:rsidR="0029768F" w:rsidRPr="00B200F9">
        <w:rPr>
          <w:rFonts w:ascii="Arial" w:hAnsi="Arial" w:cs="Arial"/>
          <w:sz w:val="40"/>
          <w:szCs w:val="40"/>
        </w:rPr>
        <w:t>online fraud</w:t>
      </w:r>
      <w:r w:rsidR="00864936" w:rsidRPr="00B200F9">
        <w:rPr>
          <w:rFonts w:ascii="Arial" w:hAnsi="Arial" w:cs="Arial"/>
          <w:sz w:val="40"/>
          <w:szCs w:val="40"/>
        </w:rPr>
        <w:t>, cyber terrorism, AI powdered attack.</w:t>
      </w:r>
    </w:p>
    <w:p w14:paraId="7E0CA5A2" w14:textId="2AE2DE1D" w:rsidR="00864936" w:rsidRPr="00B200F9" w:rsidRDefault="009A65A4" w:rsidP="00D77EEB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r w:rsidRPr="00B200F9">
        <w:rPr>
          <w:rFonts w:ascii="Arial" w:hAnsi="Arial" w:cs="Arial"/>
          <w:sz w:val="40"/>
          <w:szCs w:val="40"/>
        </w:rPr>
        <w:lastRenderedPageBreak/>
        <w:t xml:space="preserve">Cyber crime in financial domain includes stealing money and sensitive information </w:t>
      </w:r>
      <w:r w:rsidR="009D3143" w:rsidRPr="00B200F9">
        <w:rPr>
          <w:rFonts w:ascii="Arial" w:hAnsi="Arial" w:cs="Arial"/>
          <w:sz w:val="40"/>
          <w:szCs w:val="40"/>
        </w:rPr>
        <w:t>by asking OTP (one time password) and extracting all the bank details of the person.</w:t>
      </w:r>
    </w:p>
    <w:p w14:paraId="6E5B74C4" w14:textId="7CF553F7" w:rsidR="003F2A83" w:rsidRPr="00B200F9" w:rsidRDefault="00D77EEB" w:rsidP="003F2A83">
      <w:pPr>
        <w:pStyle w:val="ListParagraph"/>
        <w:numPr>
          <w:ilvl w:val="0"/>
          <w:numId w:val="1"/>
        </w:numPr>
        <w:rPr>
          <w:rFonts w:ascii="Arial" w:hAnsi="Arial" w:cs="Arial"/>
          <w:sz w:val="40"/>
          <w:szCs w:val="40"/>
        </w:rPr>
      </w:pPr>
      <w:proofErr w:type="spellStart"/>
      <w:r w:rsidRPr="00B200F9">
        <w:rPr>
          <w:rFonts w:ascii="Arial" w:hAnsi="Arial" w:cs="Arial"/>
          <w:sz w:val="40"/>
          <w:szCs w:val="40"/>
        </w:rPr>
        <w:t>Cyber crime</w:t>
      </w:r>
      <w:proofErr w:type="spellEnd"/>
      <w:r w:rsidRPr="00B200F9">
        <w:rPr>
          <w:rFonts w:ascii="Arial" w:hAnsi="Arial" w:cs="Arial"/>
          <w:sz w:val="40"/>
          <w:szCs w:val="40"/>
        </w:rPr>
        <w:t xml:space="preserve"> in personal level includes threat to </w:t>
      </w:r>
      <w:r w:rsidR="00A63AAB" w:rsidRPr="00B200F9">
        <w:rPr>
          <w:rFonts w:ascii="Arial" w:hAnsi="Arial" w:cs="Arial"/>
          <w:sz w:val="40"/>
          <w:szCs w:val="40"/>
        </w:rPr>
        <w:t xml:space="preserve">individual privacy and information that can easily be misused by criminals </w:t>
      </w:r>
      <w:r w:rsidR="000A0B45" w:rsidRPr="00B200F9">
        <w:rPr>
          <w:rFonts w:ascii="Arial" w:hAnsi="Arial" w:cs="Arial"/>
          <w:sz w:val="40"/>
          <w:szCs w:val="40"/>
        </w:rPr>
        <w:t xml:space="preserve">in </w:t>
      </w:r>
      <w:proofErr w:type="gramStart"/>
      <w:r w:rsidR="000A0B45" w:rsidRPr="00B200F9">
        <w:rPr>
          <w:rFonts w:ascii="Arial" w:hAnsi="Arial" w:cs="Arial"/>
          <w:sz w:val="40"/>
          <w:szCs w:val="40"/>
        </w:rPr>
        <w:t>blackmailing</w:t>
      </w:r>
      <w:r w:rsidR="00901A29" w:rsidRPr="00B200F9">
        <w:rPr>
          <w:rFonts w:ascii="Arial" w:hAnsi="Arial" w:cs="Arial"/>
          <w:sz w:val="40"/>
          <w:szCs w:val="40"/>
        </w:rPr>
        <w:t xml:space="preserve"> </w:t>
      </w:r>
      <w:r w:rsidR="000A0B45" w:rsidRPr="00B200F9">
        <w:rPr>
          <w:rFonts w:ascii="Arial" w:hAnsi="Arial" w:cs="Arial"/>
          <w:sz w:val="40"/>
          <w:szCs w:val="40"/>
        </w:rPr>
        <w:t>,</w:t>
      </w:r>
      <w:r w:rsidR="00901A29" w:rsidRPr="00B200F9">
        <w:rPr>
          <w:rFonts w:ascii="Arial" w:hAnsi="Arial" w:cs="Arial"/>
          <w:sz w:val="40"/>
          <w:szCs w:val="40"/>
        </w:rPr>
        <w:t>threats</w:t>
      </w:r>
      <w:proofErr w:type="gramEnd"/>
      <w:r w:rsidR="00901A29" w:rsidRPr="00B200F9">
        <w:rPr>
          <w:rFonts w:ascii="Arial" w:hAnsi="Arial" w:cs="Arial"/>
          <w:sz w:val="40"/>
          <w:szCs w:val="40"/>
        </w:rPr>
        <w:t xml:space="preserve"> </w:t>
      </w:r>
      <w:r w:rsidR="003F2A83" w:rsidRPr="00B200F9">
        <w:rPr>
          <w:rFonts w:ascii="Arial" w:hAnsi="Arial" w:cs="Arial"/>
          <w:sz w:val="40"/>
          <w:szCs w:val="40"/>
        </w:rPr>
        <w:t>and misleading.</w:t>
      </w:r>
    </w:p>
    <w:p w14:paraId="0FFAECDA" w14:textId="77777777" w:rsidR="003F2A83" w:rsidRPr="00B200F9" w:rsidRDefault="003F2A83" w:rsidP="00CF31D7">
      <w:pPr>
        <w:pStyle w:val="ListParagraph"/>
        <w:rPr>
          <w:rFonts w:ascii="Arial" w:hAnsi="Arial" w:cs="Arial"/>
          <w:sz w:val="40"/>
          <w:szCs w:val="40"/>
        </w:rPr>
      </w:pPr>
    </w:p>
    <w:p w14:paraId="79B40316" w14:textId="17703451" w:rsidR="00CF31D7" w:rsidRPr="00B200F9" w:rsidRDefault="00CF31D7" w:rsidP="00CF31D7">
      <w:pPr>
        <w:pStyle w:val="ListParagraph"/>
        <w:rPr>
          <w:rFonts w:ascii="Arial" w:hAnsi="Arial" w:cs="Arial"/>
          <w:sz w:val="40"/>
          <w:szCs w:val="40"/>
        </w:rPr>
      </w:pPr>
      <w:r w:rsidRPr="00B200F9">
        <w:rPr>
          <w:rFonts w:ascii="Arial" w:hAnsi="Arial" w:cs="Arial"/>
          <w:sz w:val="40"/>
          <w:szCs w:val="40"/>
        </w:rPr>
        <w:t xml:space="preserve">If one is victim of cyber crime then he/she should immediately </w:t>
      </w:r>
      <w:r w:rsidR="00106805" w:rsidRPr="00B200F9">
        <w:rPr>
          <w:rFonts w:ascii="Arial" w:hAnsi="Arial" w:cs="Arial"/>
          <w:sz w:val="40"/>
          <w:szCs w:val="40"/>
        </w:rPr>
        <w:t xml:space="preserve">lodge and FIR to </w:t>
      </w:r>
      <w:proofErr w:type="gramStart"/>
      <w:r w:rsidR="00106805" w:rsidRPr="00B200F9">
        <w:rPr>
          <w:rFonts w:ascii="Arial" w:hAnsi="Arial" w:cs="Arial"/>
          <w:sz w:val="40"/>
          <w:szCs w:val="40"/>
        </w:rPr>
        <w:t>it’s</w:t>
      </w:r>
      <w:proofErr w:type="gramEnd"/>
      <w:r w:rsidR="00106805" w:rsidRPr="00B200F9">
        <w:rPr>
          <w:rFonts w:ascii="Arial" w:hAnsi="Arial" w:cs="Arial"/>
          <w:sz w:val="40"/>
          <w:szCs w:val="40"/>
        </w:rPr>
        <w:t xml:space="preserve"> nearest police station, block the cards, emails </w:t>
      </w:r>
      <w:r w:rsidR="00EA251C" w:rsidRPr="00B200F9">
        <w:rPr>
          <w:rFonts w:ascii="Arial" w:hAnsi="Arial" w:cs="Arial"/>
          <w:sz w:val="40"/>
          <w:szCs w:val="40"/>
        </w:rPr>
        <w:t xml:space="preserve">and every public platform account you have. </w:t>
      </w:r>
    </w:p>
    <w:p w14:paraId="66651FD8" w14:textId="77777777" w:rsidR="00D70766" w:rsidRPr="00B200F9" w:rsidRDefault="00D70766" w:rsidP="00CF31D7">
      <w:pPr>
        <w:pStyle w:val="ListParagraph"/>
        <w:rPr>
          <w:rFonts w:ascii="Arial" w:hAnsi="Arial" w:cs="Arial"/>
          <w:sz w:val="40"/>
          <w:szCs w:val="40"/>
        </w:rPr>
      </w:pPr>
    </w:p>
    <w:p w14:paraId="64A4ED32" w14:textId="28F8C0C5" w:rsidR="00B200F9" w:rsidRPr="00B200F9" w:rsidRDefault="00D70766" w:rsidP="00CF31D7">
      <w:pPr>
        <w:pStyle w:val="ListParagraph"/>
        <w:rPr>
          <w:rFonts w:ascii="Arial" w:hAnsi="Arial" w:cs="Arial"/>
          <w:sz w:val="40"/>
          <w:szCs w:val="40"/>
        </w:rPr>
      </w:pPr>
      <w:r w:rsidRPr="00B200F9">
        <w:rPr>
          <w:rFonts w:ascii="Arial" w:hAnsi="Arial" w:cs="Arial"/>
          <w:sz w:val="40"/>
          <w:szCs w:val="40"/>
        </w:rPr>
        <w:t xml:space="preserve">Cyber crime awareness is must to help citizens understand </w:t>
      </w:r>
      <w:r w:rsidR="0023283E" w:rsidRPr="00B200F9">
        <w:rPr>
          <w:rFonts w:ascii="Arial" w:hAnsi="Arial" w:cs="Arial"/>
          <w:sz w:val="40"/>
          <w:szCs w:val="40"/>
        </w:rPr>
        <w:t xml:space="preserve">to take precautions and measures. </w:t>
      </w:r>
      <w:r w:rsidR="001C27F6" w:rsidRPr="00B200F9">
        <w:rPr>
          <w:rFonts w:ascii="Arial" w:hAnsi="Arial" w:cs="Arial"/>
          <w:sz w:val="40"/>
          <w:szCs w:val="40"/>
        </w:rPr>
        <w:t xml:space="preserve">Securing our personal, professional </w:t>
      </w:r>
      <w:r w:rsidR="00B200F9" w:rsidRPr="00B200F9">
        <w:rPr>
          <w:rFonts w:ascii="Arial" w:hAnsi="Arial" w:cs="Arial"/>
          <w:sz w:val="40"/>
          <w:szCs w:val="40"/>
        </w:rPr>
        <w:t>information, opting</w:t>
      </w:r>
      <w:r w:rsidR="00293A84" w:rsidRPr="00B200F9">
        <w:rPr>
          <w:rFonts w:ascii="Arial" w:hAnsi="Arial" w:cs="Arial"/>
          <w:sz w:val="40"/>
          <w:szCs w:val="40"/>
        </w:rPr>
        <w:t xml:space="preserve"> security standards. </w:t>
      </w:r>
      <w:r w:rsidR="00B200F9" w:rsidRPr="00B200F9">
        <w:rPr>
          <w:rFonts w:ascii="Arial" w:hAnsi="Arial" w:cs="Arial"/>
          <w:sz w:val="40"/>
          <w:szCs w:val="40"/>
        </w:rPr>
        <w:t>Staying alert and making others aware is the key to reduce cyber-crime.</w:t>
      </w:r>
    </w:p>
    <w:p w14:paraId="62F84B03" w14:textId="78C97BF2" w:rsidR="00D70766" w:rsidRPr="003F2A83" w:rsidRDefault="00293A84" w:rsidP="00CF31D7">
      <w:pPr>
        <w:pStyle w:val="ListParagraph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 xml:space="preserve"> </w:t>
      </w:r>
    </w:p>
    <w:p w14:paraId="65B6A4F3" w14:textId="77777777" w:rsidR="009D3143" w:rsidRDefault="009D3143" w:rsidP="00A62DCA">
      <w:pPr>
        <w:rPr>
          <w:rFonts w:ascii="Arial" w:hAnsi="Arial" w:cs="Arial"/>
          <w:b/>
          <w:bCs/>
          <w:sz w:val="40"/>
          <w:szCs w:val="40"/>
        </w:rPr>
      </w:pPr>
    </w:p>
    <w:p w14:paraId="6780B2AA" w14:textId="77777777" w:rsidR="00864936" w:rsidRPr="00A62DCA" w:rsidRDefault="00864936" w:rsidP="00A62DCA">
      <w:pPr>
        <w:rPr>
          <w:rFonts w:ascii="Arial" w:hAnsi="Arial" w:cs="Arial"/>
          <w:b/>
          <w:bCs/>
          <w:sz w:val="40"/>
          <w:szCs w:val="40"/>
        </w:rPr>
      </w:pPr>
    </w:p>
    <w:p w14:paraId="2833D2E0" w14:textId="29FD4147" w:rsidR="006B72A6" w:rsidRPr="006B72A6" w:rsidRDefault="006B72A6" w:rsidP="006B72A6">
      <w:pPr>
        <w:rPr>
          <w:rFonts w:ascii="Arial" w:hAnsi="Arial" w:cs="Arial"/>
          <w:sz w:val="40"/>
          <w:szCs w:val="40"/>
        </w:rPr>
      </w:pPr>
    </w:p>
    <w:p w14:paraId="38967297" w14:textId="461184C2" w:rsidR="005058CB" w:rsidRPr="007A41AD" w:rsidRDefault="007A41AD" w:rsidP="007A41AD">
      <w:pPr>
        <w:rPr>
          <w:rFonts w:ascii="Arial" w:hAnsi="Arial" w:cs="Arial"/>
          <w:b/>
          <w:bCs/>
          <w:sz w:val="48"/>
          <w:szCs w:val="48"/>
        </w:rPr>
      </w:pPr>
      <w:r w:rsidRPr="007A41AD">
        <w:rPr>
          <w:rFonts w:ascii="Arial" w:hAnsi="Arial" w:cs="Arial"/>
          <w:b/>
          <w:bCs/>
          <w:sz w:val="48"/>
          <w:szCs w:val="48"/>
        </w:rPr>
        <w:lastRenderedPageBreak/>
        <w:t xml:space="preserve">LINKS </w:t>
      </w:r>
    </w:p>
    <w:p w14:paraId="1095D5AD" w14:textId="6FE7E929" w:rsidR="003D66C1" w:rsidRPr="007A41AD" w:rsidRDefault="003D66C1" w:rsidP="0029306C">
      <w:pPr>
        <w:rPr>
          <w:rFonts w:ascii="Arial" w:hAnsi="Arial" w:cs="Arial"/>
          <w:i/>
          <w:iCs/>
          <w:sz w:val="56"/>
          <w:szCs w:val="56"/>
        </w:rPr>
      </w:pPr>
      <w:proofErr w:type="gramStart"/>
      <w:r w:rsidRPr="007A41AD">
        <w:rPr>
          <w:rFonts w:ascii="Arial" w:hAnsi="Arial" w:cs="Arial"/>
          <w:i/>
          <w:iCs/>
          <w:sz w:val="56"/>
          <w:szCs w:val="56"/>
        </w:rPr>
        <w:t>GitHub</w:t>
      </w:r>
      <w:r w:rsidR="006F09F8">
        <w:rPr>
          <w:rFonts w:ascii="Arial" w:hAnsi="Arial" w:cs="Arial"/>
          <w:i/>
          <w:iCs/>
          <w:sz w:val="56"/>
          <w:szCs w:val="56"/>
        </w:rPr>
        <w:t>:-</w:t>
      </w:r>
      <w:proofErr w:type="gramEnd"/>
      <w:r w:rsidRPr="007A41AD">
        <w:rPr>
          <w:rFonts w:ascii="Arial" w:hAnsi="Arial" w:cs="Arial"/>
          <w:i/>
          <w:iCs/>
          <w:sz w:val="56"/>
          <w:szCs w:val="56"/>
        </w:rPr>
        <w:t xml:space="preserve"> </w:t>
      </w:r>
      <w:r w:rsidRPr="00CE6792">
        <w:rPr>
          <w:rFonts w:ascii="Arial" w:hAnsi="Arial" w:cs="Arial"/>
          <w:i/>
          <w:iCs/>
          <w:color w:val="4472C4" w:themeColor="accent1"/>
          <w:sz w:val="56"/>
          <w:szCs w:val="56"/>
        </w:rPr>
        <w:t xml:space="preserve">github.com </w:t>
      </w:r>
    </w:p>
    <w:p w14:paraId="6C0B00E4" w14:textId="31E9067D" w:rsidR="003D66C1" w:rsidRPr="006F09F8" w:rsidRDefault="003D66C1" w:rsidP="0029306C">
      <w:pPr>
        <w:rPr>
          <w:rFonts w:ascii="Arial" w:hAnsi="Arial" w:cs="Arial"/>
          <w:i/>
          <w:iCs/>
          <w:sz w:val="56"/>
          <w:szCs w:val="56"/>
        </w:rPr>
      </w:pPr>
      <w:proofErr w:type="gramStart"/>
      <w:r w:rsidRPr="007A41AD">
        <w:rPr>
          <w:rFonts w:ascii="Arial" w:hAnsi="Arial" w:cs="Arial"/>
          <w:i/>
          <w:iCs/>
          <w:sz w:val="56"/>
          <w:szCs w:val="56"/>
        </w:rPr>
        <w:t>LinkedIn</w:t>
      </w:r>
      <w:r w:rsidR="006F09F8">
        <w:rPr>
          <w:rFonts w:ascii="Arial" w:hAnsi="Arial" w:cs="Arial"/>
          <w:i/>
          <w:iCs/>
          <w:sz w:val="56"/>
          <w:szCs w:val="56"/>
        </w:rPr>
        <w:t>:-</w:t>
      </w:r>
      <w:proofErr w:type="gramEnd"/>
      <w:r w:rsidRPr="007A41AD">
        <w:rPr>
          <w:rFonts w:ascii="Arial" w:hAnsi="Arial" w:cs="Arial"/>
          <w:i/>
          <w:iCs/>
          <w:sz w:val="56"/>
          <w:szCs w:val="56"/>
        </w:rPr>
        <w:t xml:space="preserve"> </w:t>
      </w:r>
      <w:r w:rsidRPr="00CE6792">
        <w:rPr>
          <w:rFonts w:ascii="Arial" w:hAnsi="Arial" w:cs="Arial"/>
          <w:i/>
          <w:iCs/>
          <w:color w:val="4472C4" w:themeColor="accent1"/>
          <w:sz w:val="56"/>
          <w:szCs w:val="56"/>
        </w:rPr>
        <w:t xml:space="preserve">linkedin.com </w:t>
      </w:r>
    </w:p>
    <w:p w14:paraId="79DCFF24" w14:textId="562E8128" w:rsidR="003D66C1" w:rsidRPr="007A41AD" w:rsidRDefault="003D66C1" w:rsidP="0029306C">
      <w:pPr>
        <w:rPr>
          <w:rFonts w:ascii="Arial" w:hAnsi="Arial" w:cs="Arial"/>
          <w:i/>
          <w:iCs/>
          <w:sz w:val="56"/>
          <w:szCs w:val="56"/>
        </w:rPr>
      </w:pPr>
      <w:proofErr w:type="gramStart"/>
      <w:r w:rsidRPr="007A41AD">
        <w:rPr>
          <w:rFonts w:ascii="Arial" w:hAnsi="Arial" w:cs="Arial"/>
          <w:i/>
          <w:iCs/>
          <w:sz w:val="56"/>
          <w:szCs w:val="56"/>
        </w:rPr>
        <w:t>Kaggle</w:t>
      </w:r>
      <w:r w:rsidR="006F09F8">
        <w:rPr>
          <w:rFonts w:ascii="Arial" w:hAnsi="Arial" w:cs="Arial"/>
          <w:i/>
          <w:iCs/>
          <w:sz w:val="56"/>
          <w:szCs w:val="56"/>
        </w:rPr>
        <w:t>:-</w:t>
      </w:r>
      <w:proofErr w:type="gramEnd"/>
      <w:r w:rsidRPr="007A41AD">
        <w:rPr>
          <w:rFonts w:ascii="Arial" w:hAnsi="Arial" w:cs="Arial"/>
          <w:i/>
          <w:iCs/>
          <w:sz w:val="56"/>
          <w:szCs w:val="56"/>
        </w:rPr>
        <w:t xml:space="preserve"> </w:t>
      </w:r>
      <w:r w:rsidRPr="00CE6792">
        <w:rPr>
          <w:rFonts w:ascii="Arial" w:hAnsi="Arial" w:cs="Arial"/>
          <w:i/>
          <w:iCs/>
          <w:color w:val="4472C4" w:themeColor="accent1"/>
          <w:sz w:val="56"/>
          <w:szCs w:val="56"/>
        </w:rPr>
        <w:t xml:space="preserve">kaggle.com </w:t>
      </w:r>
    </w:p>
    <w:p w14:paraId="3B1A0ED3" w14:textId="7F3087BC" w:rsidR="003D66C1" w:rsidRPr="007A41AD" w:rsidRDefault="003D66C1" w:rsidP="0029306C">
      <w:pPr>
        <w:rPr>
          <w:rFonts w:ascii="Arial" w:hAnsi="Arial" w:cs="Arial"/>
          <w:i/>
          <w:iCs/>
          <w:sz w:val="56"/>
          <w:szCs w:val="56"/>
        </w:rPr>
      </w:pPr>
      <w:proofErr w:type="spellStart"/>
      <w:proofErr w:type="gramStart"/>
      <w:r w:rsidRPr="007A41AD">
        <w:rPr>
          <w:rFonts w:ascii="Arial" w:hAnsi="Arial" w:cs="Arial"/>
          <w:i/>
          <w:iCs/>
          <w:sz w:val="56"/>
          <w:szCs w:val="56"/>
        </w:rPr>
        <w:t>HackerRank</w:t>
      </w:r>
      <w:proofErr w:type="spellEnd"/>
      <w:r w:rsidRPr="007A41AD">
        <w:rPr>
          <w:rFonts w:ascii="Arial" w:hAnsi="Arial" w:cs="Arial"/>
          <w:i/>
          <w:iCs/>
          <w:sz w:val="56"/>
          <w:szCs w:val="56"/>
        </w:rPr>
        <w:t xml:space="preserve"> </w:t>
      </w:r>
      <w:r w:rsidR="006F09F8">
        <w:rPr>
          <w:rFonts w:ascii="Arial" w:hAnsi="Arial" w:cs="Arial"/>
          <w:i/>
          <w:iCs/>
          <w:sz w:val="56"/>
          <w:szCs w:val="56"/>
        </w:rPr>
        <w:t>:</w:t>
      </w:r>
      <w:proofErr w:type="gramEnd"/>
      <w:r w:rsidR="006F09F8">
        <w:rPr>
          <w:rFonts w:ascii="Arial" w:hAnsi="Arial" w:cs="Arial"/>
          <w:i/>
          <w:iCs/>
          <w:sz w:val="56"/>
          <w:szCs w:val="56"/>
        </w:rPr>
        <w:t>-</w:t>
      </w:r>
      <w:r w:rsidRPr="00CE6792">
        <w:rPr>
          <w:rFonts w:ascii="Arial" w:hAnsi="Arial" w:cs="Arial"/>
          <w:i/>
          <w:iCs/>
          <w:color w:val="4472C4" w:themeColor="accent1"/>
          <w:sz w:val="56"/>
          <w:szCs w:val="56"/>
        </w:rPr>
        <w:t xml:space="preserve">hackerrank.com </w:t>
      </w:r>
    </w:p>
    <w:p w14:paraId="4DEC6973" w14:textId="4B032C33" w:rsidR="003D66C1" w:rsidRPr="00CE6792" w:rsidRDefault="003D66C1" w:rsidP="0029306C">
      <w:pPr>
        <w:rPr>
          <w:rFonts w:ascii="Arial" w:hAnsi="Arial" w:cs="Arial"/>
          <w:i/>
          <w:iCs/>
          <w:color w:val="4472C4" w:themeColor="accent1"/>
          <w:sz w:val="56"/>
          <w:szCs w:val="56"/>
        </w:rPr>
      </w:pPr>
      <w:proofErr w:type="spellStart"/>
      <w:proofErr w:type="gramStart"/>
      <w:r w:rsidRPr="007A41AD">
        <w:rPr>
          <w:rFonts w:ascii="Arial" w:hAnsi="Arial" w:cs="Arial"/>
          <w:i/>
          <w:iCs/>
          <w:sz w:val="56"/>
          <w:szCs w:val="56"/>
        </w:rPr>
        <w:t>CodeChef</w:t>
      </w:r>
      <w:proofErr w:type="spellEnd"/>
      <w:r w:rsidR="006F09F8">
        <w:rPr>
          <w:rFonts w:ascii="Arial" w:hAnsi="Arial" w:cs="Arial"/>
          <w:i/>
          <w:iCs/>
          <w:sz w:val="56"/>
          <w:szCs w:val="56"/>
        </w:rPr>
        <w:t>:-</w:t>
      </w:r>
      <w:proofErr w:type="gramEnd"/>
      <w:r w:rsidRPr="007A41AD">
        <w:rPr>
          <w:rFonts w:ascii="Arial" w:hAnsi="Arial" w:cs="Arial"/>
          <w:i/>
          <w:iCs/>
          <w:sz w:val="56"/>
          <w:szCs w:val="56"/>
        </w:rPr>
        <w:t xml:space="preserve"> </w:t>
      </w:r>
      <w:r w:rsidRPr="00CE6792">
        <w:rPr>
          <w:rFonts w:ascii="Arial" w:hAnsi="Arial" w:cs="Arial"/>
          <w:i/>
          <w:iCs/>
          <w:color w:val="4472C4" w:themeColor="accent1"/>
          <w:sz w:val="56"/>
          <w:szCs w:val="56"/>
        </w:rPr>
        <w:t xml:space="preserve">codechef.com </w:t>
      </w:r>
    </w:p>
    <w:p w14:paraId="1FBD55EA" w14:textId="0F849F71" w:rsidR="003D66C1" w:rsidRPr="007A41AD" w:rsidRDefault="003D66C1" w:rsidP="0029306C">
      <w:pPr>
        <w:rPr>
          <w:rFonts w:ascii="Arial" w:hAnsi="Arial" w:cs="Arial"/>
          <w:i/>
          <w:iCs/>
          <w:sz w:val="56"/>
          <w:szCs w:val="56"/>
        </w:rPr>
      </w:pPr>
      <w:r w:rsidRPr="007A41AD">
        <w:rPr>
          <w:rFonts w:ascii="Arial" w:hAnsi="Arial" w:cs="Arial"/>
          <w:i/>
          <w:iCs/>
          <w:sz w:val="56"/>
          <w:szCs w:val="56"/>
        </w:rPr>
        <w:t xml:space="preserve">Google </w:t>
      </w:r>
      <w:proofErr w:type="gramStart"/>
      <w:r w:rsidRPr="007A41AD">
        <w:rPr>
          <w:rFonts w:ascii="Arial" w:hAnsi="Arial" w:cs="Arial"/>
          <w:i/>
          <w:iCs/>
          <w:sz w:val="56"/>
          <w:szCs w:val="56"/>
        </w:rPr>
        <w:t xml:space="preserve">Forms </w:t>
      </w:r>
      <w:r w:rsidR="006F09F8">
        <w:rPr>
          <w:rFonts w:ascii="Arial" w:hAnsi="Arial" w:cs="Arial"/>
          <w:i/>
          <w:iCs/>
          <w:sz w:val="56"/>
          <w:szCs w:val="56"/>
        </w:rPr>
        <w:t>:</w:t>
      </w:r>
      <w:proofErr w:type="gramEnd"/>
      <w:r w:rsidR="006F09F8">
        <w:rPr>
          <w:rFonts w:ascii="Arial" w:hAnsi="Arial" w:cs="Arial"/>
          <w:i/>
          <w:iCs/>
          <w:sz w:val="56"/>
          <w:szCs w:val="56"/>
        </w:rPr>
        <w:t>-</w:t>
      </w:r>
      <w:r w:rsidRPr="00CE6792">
        <w:rPr>
          <w:rFonts w:ascii="Arial" w:hAnsi="Arial" w:cs="Arial"/>
          <w:i/>
          <w:iCs/>
          <w:color w:val="4472C4" w:themeColor="accent1"/>
          <w:sz w:val="56"/>
          <w:szCs w:val="56"/>
        </w:rPr>
        <w:t>forms.google.com</w:t>
      </w:r>
    </w:p>
    <w:p w14:paraId="54E0F390" w14:textId="14E1F8CE" w:rsidR="0029306C" w:rsidRPr="007A41AD" w:rsidRDefault="003D66C1" w:rsidP="0029306C">
      <w:pPr>
        <w:rPr>
          <w:rFonts w:ascii="Arial" w:hAnsi="Arial" w:cs="Arial"/>
          <w:i/>
          <w:iCs/>
          <w:sz w:val="56"/>
          <w:szCs w:val="56"/>
        </w:rPr>
      </w:pPr>
      <w:r w:rsidRPr="007A41AD">
        <w:rPr>
          <w:rFonts w:ascii="Arial" w:hAnsi="Arial" w:cs="Arial"/>
          <w:i/>
          <w:iCs/>
          <w:sz w:val="56"/>
          <w:szCs w:val="56"/>
        </w:rPr>
        <w:t xml:space="preserve"> Cyber Crime </w:t>
      </w:r>
      <w:proofErr w:type="gramStart"/>
      <w:r w:rsidRPr="007A41AD">
        <w:rPr>
          <w:rFonts w:ascii="Arial" w:hAnsi="Arial" w:cs="Arial"/>
          <w:i/>
          <w:iCs/>
          <w:sz w:val="56"/>
          <w:szCs w:val="56"/>
        </w:rPr>
        <w:t>Portal</w:t>
      </w:r>
      <w:r w:rsidR="006F09F8">
        <w:rPr>
          <w:rFonts w:ascii="Arial" w:hAnsi="Arial" w:cs="Arial"/>
          <w:i/>
          <w:iCs/>
          <w:sz w:val="56"/>
          <w:szCs w:val="56"/>
        </w:rPr>
        <w:t>:-</w:t>
      </w:r>
      <w:proofErr w:type="gramEnd"/>
      <w:r w:rsidRPr="007A41AD">
        <w:rPr>
          <w:rFonts w:ascii="Arial" w:hAnsi="Arial" w:cs="Arial"/>
          <w:i/>
          <w:iCs/>
          <w:sz w:val="56"/>
          <w:szCs w:val="56"/>
        </w:rPr>
        <w:t xml:space="preserve"> </w:t>
      </w:r>
      <w:r w:rsidRPr="00CE6792">
        <w:rPr>
          <w:rFonts w:ascii="Arial" w:hAnsi="Arial" w:cs="Arial"/>
          <w:i/>
          <w:iCs/>
          <w:color w:val="4472C4" w:themeColor="accent1"/>
          <w:sz w:val="56"/>
          <w:szCs w:val="56"/>
        </w:rPr>
        <w:t>cybercrime.gov.in</w:t>
      </w:r>
    </w:p>
    <w:p w14:paraId="0A09F518" w14:textId="78DDEBCB" w:rsidR="007A41AD" w:rsidRPr="007A41AD" w:rsidRDefault="007A41AD" w:rsidP="0029306C">
      <w:pPr>
        <w:rPr>
          <w:rFonts w:ascii="Arial" w:hAnsi="Arial" w:cs="Arial"/>
          <w:i/>
          <w:iCs/>
          <w:sz w:val="56"/>
          <w:szCs w:val="56"/>
        </w:rPr>
      </w:pPr>
      <w:r w:rsidRPr="007A41AD">
        <w:rPr>
          <w:rFonts w:ascii="Arial" w:hAnsi="Arial" w:cs="Arial"/>
          <w:i/>
          <w:iCs/>
          <w:sz w:val="56"/>
          <w:szCs w:val="56"/>
        </w:rPr>
        <w:t>Canva (infographics</w:t>
      </w:r>
      <w:proofErr w:type="gramStart"/>
      <w:r w:rsidRPr="007A41AD">
        <w:rPr>
          <w:rFonts w:ascii="Arial" w:hAnsi="Arial" w:cs="Arial"/>
          <w:i/>
          <w:iCs/>
          <w:sz w:val="56"/>
          <w:szCs w:val="56"/>
        </w:rPr>
        <w:t>)</w:t>
      </w:r>
      <w:r w:rsidR="006F09F8">
        <w:rPr>
          <w:rFonts w:ascii="Arial" w:hAnsi="Arial" w:cs="Arial"/>
          <w:i/>
          <w:iCs/>
          <w:sz w:val="56"/>
          <w:szCs w:val="56"/>
        </w:rPr>
        <w:t>:-</w:t>
      </w:r>
      <w:proofErr w:type="gramEnd"/>
      <w:r w:rsidR="006D69AE">
        <w:rPr>
          <w:rFonts w:ascii="Arial" w:hAnsi="Arial" w:cs="Arial"/>
          <w:i/>
          <w:iCs/>
          <w:sz w:val="56"/>
          <w:szCs w:val="56"/>
        </w:rPr>
        <w:t xml:space="preserve"> </w:t>
      </w:r>
      <w:r w:rsidRPr="00CE6792">
        <w:rPr>
          <w:rFonts w:ascii="Arial" w:hAnsi="Arial" w:cs="Arial"/>
          <w:i/>
          <w:iCs/>
          <w:color w:val="4472C4" w:themeColor="accent1"/>
          <w:sz w:val="56"/>
          <w:szCs w:val="56"/>
        </w:rPr>
        <w:t xml:space="preserve">canva.com </w:t>
      </w:r>
    </w:p>
    <w:p w14:paraId="749A072C" w14:textId="531F8553" w:rsidR="006D69AE" w:rsidRDefault="007A41AD" w:rsidP="0029306C">
      <w:pPr>
        <w:rPr>
          <w:rFonts w:ascii="Arial" w:hAnsi="Arial" w:cs="Arial"/>
          <w:i/>
          <w:iCs/>
          <w:sz w:val="56"/>
          <w:szCs w:val="56"/>
        </w:rPr>
      </w:pPr>
      <w:r w:rsidRPr="007A41AD">
        <w:rPr>
          <w:rFonts w:ascii="Arial" w:hAnsi="Arial" w:cs="Arial"/>
          <w:i/>
          <w:iCs/>
          <w:sz w:val="56"/>
          <w:szCs w:val="56"/>
        </w:rPr>
        <w:t>Slides Carnival (PPT templates</w:t>
      </w:r>
      <w:proofErr w:type="gramStart"/>
      <w:r w:rsidRPr="007A41AD">
        <w:rPr>
          <w:rFonts w:ascii="Arial" w:hAnsi="Arial" w:cs="Arial"/>
          <w:i/>
          <w:iCs/>
          <w:sz w:val="56"/>
          <w:szCs w:val="56"/>
        </w:rPr>
        <w:t>)</w:t>
      </w:r>
      <w:r w:rsidR="006D69AE">
        <w:rPr>
          <w:rFonts w:ascii="Arial" w:hAnsi="Arial" w:cs="Arial"/>
          <w:i/>
          <w:iCs/>
          <w:sz w:val="56"/>
          <w:szCs w:val="56"/>
        </w:rPr>
        <w:t>:-</w:t>
      </w:r>
      <w:proofErr w:type="gramEnd"/>
    </w:p>
    <w:p w14:paraId="51D02B8E" w14:textId="0A22D034" w:rsidR="007A41AD" w:rsidRPr="007A41AD" w:rsidRDefault="007A41AD" w:rsidP="0029306C">
      <w:pPr>
        <w:rPr>
          <w:rFonts w:ascii="Arial" w:hAnsi="Arial" w:cs="Arial"/>
          <w:i/>
          <w:iCs/>
          <w:sz w:val="56"/>
          <w:szCs w:val="56"/>
        </w:rPr>
      </w:pPr>
      <w:r w:rsidRPr="00CE6792">
        <w:rPr>
          <w:rFonts w:ascii="Arial" w:hAnsi="Arial" w:cs="Arial"/>
          <w:i/>
          <w:iCs/>
          <w:color w:val="4472C4" w:themeColor="accent1"/>
          <w:sz w:val="56"/>
          <w:szCs w:val="56"/>
        </w:rPr>
        <w:t xml:space="preserve">slidescarnival.com </w:t>
      </w:r>
    </w:p>
    <w:p w14:paraId="1554CA48" w14:textId="7EDD4F47" w:rsidR="007A41AD" w:rsidRPr="007A41AD" w:rsidRDefault="007A41AD" w:rsidP="0029306C">
      <w:pPr>
        <w:rPr>
          <w:rFonts w:ascii="Arial" w:hAnsi="Arial" w:cs="Arial"/>
          <w:i/>
          <w:iCs/>
          <w:sz w:val="56"/>
          <w:szCs w:val="56"/>
        </w:rPr>
      </w:pPr>
      <w:proofErr w:type="gramStart"/>
      <w:r w:rsidRPr="007A41AD">
        <w:rPr>
          <w:rFonts w:ascii="Arial" w:hAnsi="Arial" w:cs="Arial"/>
          <w:i/>
          <w:iCs/>
          <w:sz w:val="56"/>
          <w:szCs w:val="56"/>
        </w:rPr>
        <w:t>Prezi</w:t>
      </w:r>
      <w:r w:rsidR="006D69AE">
        <w:rPr>
          <w:rFonts w:ascii="Arial" w:hAnsi="Arial" w:cs="Arial"/>
          <w:i/>
          <w:iCs/>
          <w:sz w:val="56"/>
          <w:szCs w:val="56"/>
        </w:rPr>
        <w:t>:-</w:t>
      </w:r>
      <w:proofErr w:type="gramEnd"/>
      <w:r w:rsidRPr="007A41AD">
        <w:rPr>
          <w:rFonts w:ascii="Arial" w:hAnsi="Arial" w:cs="Arial"/>
          <w:i/>
          <w:iCs/>
          <w:sz w:val="56"/>
          <w:szCs w:val="56"/>
        </w:rPr>
        <w:t xml:space="preserve"> </w:t>
      </w:r>
      <w:r w:rsidRPr="00CE6792">
        <w:rPr>
          <w:rFonts w:ascii="Arial" w:hAnsi="Arial" w:cs="Arial"/>
          <w:i/>
          <w:iCs/>
          <w:color w:val="4472C4" w:themeColor="accent1"/>
          <w:sz w:val="56"/>
          <w:szCs w:val="56"/>
        </w:rPr>
        <w:t>prezi.com</w:t>
      </w:r>
    </w:p>
    <w:p w14:paraId="0B87EA89" w14:textId="77777777" w:rsidR="007B2680" w:rsidRPr="007A41AD" w:rsidRDefault="007B2680" w:rsidP="00A01F73">
      <w:pPr>
        <w:jc w:val="center"/>
        <w:rPr>
          <w:rFonts w:ascii="Arial" w:hAnsi="Arial" w:cs="Arial"/>
          <w:i/>
          <w:iCs/>
          <w:sz w:val="56"/>
          <w:szCs w:val="56"/>
        </w:rPr>
      </w:pPr>
    </w:p>
    <w:sectPr w:rsidR="007B2680" w:rsidRPr="007A41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793"/>
    <w:multiLevelType w:val="hybridMultilevel"/>
    <w:tmpl w:val="2BE8C6F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91602"/>
    <w:multiLevelType w:val="hybridMultilevel"/>
    <w:tmpl w:val="22E89A6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7B75DBC"/>
    <w:multiLevelType w:val="hybridMultilevel"/>
    <w:tmpl w:val="B0DC6A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657831">
    <w:abstractNumId w:val="2"/>
  </w:num>
  <w:num w:numId="2" w16cid:durableId="1556117900">
    <w:abstractNumId w:val="1"/>
  </w:num>
  <w:num w:numId="3" w16cid:durableId="791484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57E"/>
    <w:rsid w:val="000000FA"/>
    <w:rsid w:val="000257FD"/>
    <w:rsid w:val="000351A8"/>
    <w:rsid w:val="00046BFB"/>
    <w:rsid w:val="0007785F"/>
    <w:rsid w:val="000A0B45"/>
    <w:rsid w:val="000D77A7"/>
    <w:rsid w:val="000F593F"/>
    <w:rsid w:val="00106805"/>
    <w:rsid w:val="00116B28"/>
    <w:rsid w:val="0013334D"/>
    <w:rsid w:val="00147E18"/>
    <w:rsid w:val="00152D54"/>
    <w:rsid w:val="0015309B"/>
    <w:rsid w:val="0019385D"/>
    <w:rsid w:val="001966BD"/>
    <w:rsid w:val="001A68AE"/>
    <w:rsid w:val="001B432B"/>
    <w:rsid w:val="001C09D9"/>
    <w:rsid w:val="001C1EE2"/>
    <w:rsid w:val="001C27F6"/>
    <w:rsid w:val="001C42EF"/>
    <w:rsid w:val="001D66CC"/>
    <w:rsid w:val="001E3CF2"/>
    <w:rsid w:val="001E79F4"/>
    <w:rsid w:val="002221A1"/>
    <w:rsid w:val="00222B53"/>
    <w:rsid w:val="002278D2"/>
    <w:rsid w:val="00231245"/>
    <w:rsid w:val="0023283E"/>
    <w:rsid w:val="00243080"/>
    <w:rsid w:val="00264B8E"/>
    <w:rsid w:val="002923CB"/>
    <w:rsid w:val="0029306C"/>
    <w:rsid w:val="00293A84"/>
    <w:rsid w:val="0029768F"/>
    <w:rsid w:val="002A63DB"/>
    <w:rsid w:val="002C54A4"/>
    <w:rsid w:val="002F7955"/>
    <w:rsid w:val="00300FF1"/>
    <w:rsid w:val="00305511"/>
    <w:rsid w:val="003136D7"/>
    <w:rsid w:val="00315CBB"/>
    <w:rsid w:val="00335D5F"/>
    <w:rsid w:val="00344BCD"/>
    <w:rsid w:val="00374FB8"/>
    <w:rsid w:val="003C3509"/>
    <w:rsid w:val="003D24E3"/>
    <w:rsid w:val="003D66C1"/>
    <w:rsid w:val="003F2A83"/>
    <w:rsid w:val="003F3B87"/>
    <w:rsid w:val="0043730B"/>
    <w:rsid w:val="004776E7"/>
    <w:rsid w:val="004A3201"/>
    <w:rsid w:val="004B1EB3"/>
    <w:rsid w:val="004B4B1C"/>
    <w:rsid w:val="004C01D5"/>
    <w:rsid w:val="005058CB"/>
    <w:rsid w:val="00513784"/>
    <w:rsid w:val="00517B68"/>
    <w:rsid w:val="0052757E"/>
    <w:rsid w:val="00594DB0"/>
    <w:rsid w:val="005A36CB"/>
    <w:rsid w:val="005B6F0E"/>
    <w:rsid w:val="005E1137"/>
    <w:rsid w:val="006034D4"/>
    <w:rsid w:val="00615004"/>
    <w:rsid w:val="00626183"/>
    <w:rsid w:val="00681AD9"/>
    <w:rsid w:val="00696AD3"/>
    <w:rsid w:val="006A6D20"/>
    <w:rsid w:val="006B3D43"/>
    <w:rsid w:val="006B72A6"/>
    <w:rsid w:val="006D69AE"/>
    <w:rsid w:val="006F09F8"/>
    <w:rsid w:val="006F7D0B"/>
    <w:rsid w:val="00714AA0"/>
    <w:rsid w:val="00727401"/>
    <w:rsid w:val="00742A8A"/>
    <w:rsid w:val="00773D7A"/>
    <w:rsid w:val="00787D3E"/>
    <w:rsid w:val="007A41AD"/>
    <w:rsid w:val="007B1DC0"/>
    <w:rsid w:val="007B2680"/>
    <w:rsid w:val="007C7238"/>
    <w:rsid w:val="007C78CC"/>
    <w:rsid w:val="007E38E8"/>
    <w:rsid w:val="00811952"/>
    <w:rsid w:val="00864936"/>
    <w:rsid w:val="008A31B5"/>
    <w:rsid w:val="008B6F41"/>
    <w:rsid w:val="008C0CFB"/>
    <w:rsid w:val="008D4A12"/>
    <w:rsid w:val="008E084A"/>
    <w:rsid w:val="008E5C70"/>
    <w:rsid w:val="00901A29"/>
    <w:rsid w:val="00906439"/>
    <w:rsid w:val="00933D5A"/>
    <w:rsid w:val="009525C2"/>
    <w:rsid w:val="00973B76"/>
    <w:rsid w:val="00981FC1"/>
    <w:rsid w:val="009904E1"/>
    <w:rsid w:val="009A65A4"/>
    <w:rsid w:val="009A6F58"/>
    <w:rsid w:val="009D3143"/>
    <w:rsid w:val="009D4168"/>
    <w:rsid w:val="009F312D"/>
    <w:rsid w:val="009F503C"/>
    <w:rsid w:val="00A01F73"/>
    <w:rsid w:val="00A41AE4"/>
    <w:rsid w:val="00A62DCA"/>
    <w:rsid w:val="00A63AAB"/>
    <w:rsid w:val="00A66E08"/>
    <w:rsid w:val="00A73A14"/>
    <w:rsid w:val="00A8452D"/>
    <w:rsid w:val="00AA68DE"/>
    <w:rsid w:val="00AB4932"/>
    <w:rsid w:val="00B1760C"/>
    <w:rsid w:val="00B200F9"/>
    <w:rsid w:val="00B22CF4"/>
    <w:rsid w:val="00B85BE8"/>
    <w:rsid w:val="00B97F12"/>
    <w:rsid w:val="00BD3D60"/>
    <w:rsid w:val="00C41D4D"/>
    <w:rsid w:val="00C466F2"/>
    <w:rsid w:val="00C82F44"/>
    <w:rsid w:val="00C8381F"/>
    <w:rsid w:val="00C85D3D"/>
    <w:rsid w:val="00CC2D1F"/>
    <w:rsid w:val="00CD1079"/>
    <w:rsid w:val="00CE6792"/>
    <w:rsid w:val="00CF31D7"/>
    <w:rsid w:val="00D33851"/>
    <w:rsid w:val="00D41AC5"/>
    <w:rsid w:val="00D4496F"/>
    <w:rsid w:val="00D70766"/>
    <w:rsid w:val="00D77EEB"/>
    <w:rsid w:val="00D8173B"/>
    <w:rsid w:val="00D95D17"/>
    <w:rsid w:val="00DF6529"/>
    <w:rsid w:val="00E15BC6"/>
    <w:rsid w:val="00E16D61"/>
    <w:rsid w:val="00E207B2"/>
    <w:rsid w:val="00E83892"/>
    <w:rsid w:val="00EA251C"/>
    <w:rsid w:val="00EA254B"/>
    <w:rsid w:val="00EC14C6"/>
    <w:rsid w:val="00EF1FE0"/>
    <w:rsid w:val="00F02C68"/>
    <w:rsid w:val="00F22714"/>
    <w:rsid w:val="00F3246C"/>
    <w:rsid w:val="00F40DF2"/>
    <w:rsid w:val="00F62F30"/>
    <w:rsid w:val="00F63624"/>
    <w:rsid w:val="00F66310"/>
    <w:rsid w:val="00F70CB9"/>
    <w:rsid w:val="00FA6019"/>
    <w:rsid w:val="00FA71FB"/>
    <w:rsid w:val="00FC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029E"/>
  <w15:chartTrackingRefBased/>
  <w15:docId w15:val="{66C711DB-6FA8-48A2-9F24-C6B780811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7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57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57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52757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5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757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757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27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5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73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forms/d/e/1FAIpQLSepPnZQXQmC6C7n5aXWNGq0XeK49UVVokNFiPjS92ULZMzHAg/viewform?usp=heade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10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tiwari</dc:creator>
  <cp:keywords/>
  <dc:description/>
  <cp:lastModifiedBy>vishesh tiwari</cp:lastModifiedBy>
  <cp:revision>175</cp:revision>
  <dcterms:created xsi:type="dcterms:W3CDTF">2026-03-20T04:54:00Z</dcterms:created>
  <dcterms:modified xsi:type="dcterms:W3CDTF">2026-03-21T06:25:00Z</dcterms:modified>
</cp:coreProperties>
</file>